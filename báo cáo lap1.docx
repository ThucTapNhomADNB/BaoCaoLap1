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1A75" w:rsidRPr="001A53D4" w:rsidRDefault="00AD1A75" w:rsidP="00AD1A75">
      <w:pPr>
        <w:pStyle w:val="Heading1"/>
        <w:jc w:val="both"/>
        <w:rPr>
          <w:rFonts w:ascii="Times New Roman" w:hAnsi="Times New Roman" w:cs="Times New Roman"/>
        </w:rPr>
      </w:pPr>
      <w:r w:rsidRPr="001A53D4">
        <w:rPr>
          <w:rFonts w:ascii="Times New Roman" w:hAnsi="Times New Roman" w:cs="Times New Roman"/>
          <w:noProof/>
          <w:lang w:eastAsia="ja-JP"/>
        </w:rPr>
        <w:drawing>
          <wp:anchor distT="0" distB="0" distL="114300" distR="114300" simplePos="0" relativeHeight="251659264" behindDoc="1" locked="0" layoutInCell="1" allowOverlap="1" wp14:anchorId="637332CD" wp14:editId="5570D470">
            <wp:simplePos x="0" y="0"/>
            <wp:positionH relativeFrom="margin">
              <wp:posOffset>-581025</wp:posOffset>
            </wp:positionH>
            <wp:positionV relativeFrom="paragraph">
              <wp:posOffset>-628649</wp:posOffset>
            </wp:positionV>
            <wp:extent cx="7048500" cy="9620250"/>
            <wp:effectExtent l="19050" t="19050" r="19050" b="19050"/>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48500" cy="9620250"/>
                    </a:xfrm>
                    <a:prstGeom prst="rect">
                      <a:avLst/>
                    </a:prstGeom>
                    <a:solidFill>
                      <a:srgbClr val="0000FF"/>
                    </a:solid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1A53D4">
        <w:rPr>
          <w:rFonts w:ascii="Times New Roman" w:hAnsi="Times New Roman" w:cs="Times New Roman"/>
          <w:noProof/>
        </w:rPr>
        <w:t xml:space="preserve">                   </w:t>
      </w:r>
      <w:r w:rsidR="009F1947">
        <w:rPr>
          <w:rFonts w:ascii="Times New Roman" w:hAnsi="Times New Roman" w:cs="Times New Roman"/>
          <w:noProof/>
        </w:rPr>
        <w:t xml:space="preserve">               </w:t>
      </w:r>
      <w:r w:rsidR="009F1947">
        <w:rPr>
          <w:rFonts w:ascii="Times New Roman" w:hAnsi="Times New Roman" w:cs="Times New Roman"/>
          <w:noProof/>
          <w:lang w:val="vi-VN"/>
        </w:rPr>
        <w:t xml:space="preserve"> </w:t>
      </w:r>
      <w:r w:rsidRPr="001A53D4">
        <w:rPr>
          <w:rFonts w:ascii="Times New Roman" w:hAnsi="Times New Roman" w:cs="Times New Roman"/>
          <w:noProof/>
        </w:rPr>
        <w:t xml:space="preserve">  </w:t>
      </w:r>
      <w:r w:rsidRPr="001A53D4">
        <w:rPr>
          <w:rFonts w:ascii="Times New Roman" w:hAnsi="Times New Roman" w:cs="Times New Roman"/>
        </w:rPr>
        <w:t>H</w:t>
      </w:r>
      <w:r w:rsidRPr="001A53D4">
        <w:rPr>
          <w:rFonts w:ascii="Times New Roman" w:hAnsi="Times New Roman" w:cs="Times New Roman"/>
          <w:lang w:val="vi-VN"/>
        </w:rPr>
        <w:t>ỌC VIỆN KỸ THUẬT QUÂN SỰ</w:t>
      </w:r>
    </w:p>
    <w:p w:rsidR="00AD1A75" w:rsidRPr="001A53D4" w:rsidRDefault="00AD1A75" w:rsidP="00AD1A75">
      <w:pPr>
        <w:jc w:val="both"/>
        <w:rPr>
          <w:rFonts w:ascii="Times New Roman" w:hAnsi="Times New Roman" w:cs="Times New Roman"/>
          <w:sz w:val="28"/>
          <w:szCs w:val="28"/>
        </w:rPr>
      </w:pPr>
    </w:p>
    <w:p w:rsidR="00AD1A75" w:rsidRPr="001A53D4" w:rsidRDefault="00AD1A75" w:rsidP="00AD1A75">
      <w:pPr>
        <w:jc w:val="both"/>
        <w:rPr>
          <w:rFonts w:ascii="Times New Roman" w:hAnsi="Times New Roman" w:cs="Times New Roman"/>
          <w:sz w:val="28"/>
          <w:szCs w:val="28"/>
        </w:rPr>
      </w:pPr>
      <w:r w:rsidRPr="001A53D4">
        <w:rPr>
          <w:rFonts w:ascii="Times New Roman" w:hAnsi="Times New Roman" w:cs="Times New Roman"/>
          <w:sz w:val="28"/>
          <w:szCs w:val="28"/>
        </w:rPr>
        <w:t xml:space="preserve">                     </w:t>
      </w:r>
      <w:r w:rsidR="009F1947">
        <w:rPr>
          <w:rFonts w:ascii="Times New Roman" w:hAnsi="Times New Roman" w:cs="Times New Roman"/>
          <w:sz w:val="28"/>
          <w:szCs w:val="28"/>
          <w:lang w:val="vi-VN"/>
        </w:rPr>
        <w:t xml:space="preserve">                  </w:t>
      </w:r>
      <w:r w:rsidRPr="001A53D4">
        <w:rPr>
          <w:rFonts w:ascii="Times New Roman" w:eastAsiaTheme="minorEastAsia" w:hAnsi="Times New Roman" w:cs="Times New Roman"/>
          <w:sz w:val="28"/>
          <w:szCs w:val="28"/>
          <w:lang w:eastAsia="ja-JP"/>
        </w:rPr>
        <w:t xml:space="preserve"> </w:t>
      </w:r>
      <w:r w:rsidRPr="001A53D4">
        <w:rPr>
          <w:rFonts w:ascii="Times New Roman" w:hAnsi="Times New Roman" w:cs="Times New Roman"/>
          <w:sz w:val="28"/>
          <w:szCs w:val="28"/>
        </w:rPr>
        <w:t xml:space="preserve">  </w:t>
      </w:r>
      <w:r w:rsidRPr="001A53D4">
        <w:rPr>
          <w:rFonts w:ascii="Times New Roman" w:hAnsi="Times New Roman" w:cs="Times New Roman"/>
          <w:b/>
          <w:noProof/>
          <w:sz w:val="28"/>
          <w:szCs w:val="28"/>
          <w:lang w:eastAsia="ja-JP"/>
        </w:rPr>
        <w:drawing>
          <wp:inline distT="0" distB="0" distL="0" distR="0" wp14:anchorId="6492B117" wp14:editId="6AA0A87A">
            <wp:extent cx="2105025" cy="1971675"/>
            <wp:effectExtent l="0" t="0" r="9525" b="9525"/>
            <wp:docPr id="4" name="Picture 4" descr="mayban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ban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5025" cy="1971675"/>
                    </a:xfrm>
                    <a:prstGeom prst="rect">
                      <a:avLst/>
                    </a:prstGeom>
                    <a:noFill/>
                    <a:ln>
                      <a:noFill/>
                    </a:ln>
                  </pic:spPr>
                </pic:pic>
              </a:graphicData>
            </a:graphic>
          </wp:inline>
        </w:drawing>
      </w:r>
    </w:p>
    <w:p w:rsidR="00AD1A75" w:rsidRPr="00C066DA" w:rsidRDefault="00AD1A75" w:rsidP="00AD1A75">
      <w:pPr>
        <w:tabs>
          <w:tab w:val="left" w:pos="2400"/>
        </w:tabs>
        <w:jc w:val="both"/>
        <w:rPr>
          <w:rFonts w:ascii="Times New Roman" w:hAnsi="Times New Roman" w:cs="Times New Roman"/>
          <w:b/>
          <w:sz w:val="28"/>
          <w:szCs w:val="28"/>
          <w:lang w:val="vi-VN"/>
        </w:rPr>
      </w:pPr>
      <w:r w:rsidRPr="001A53D4">
        <w:rPr>
          <w:rFonts w:ascii="Times New Roman" w:hAnsi="Times New Roman" w:cs="Times New Roman"/>
          <w:sz w:val="28"/>
          <w:szCs w:val="28"/>
        </w:rPr>
        <w:t xml:space="preserve">                       </w:t>
      </w:r>
      <w:r w:rsidR="009F1947">
        <w:rPr>
          <w:rFonts w:ascii="Times New Roman" w:hAnsi="Times New Roman" w:cs="Times New Roman"/>
          <w:sz w:val="28"/>
          <w:szCs w:val="28"/>
          <w:lang w:val="vi-VN"/>
        </w:rPr>
        <w:t xml:space="preserve">                         </w:t>
      </w:r>
      <w:r w:rsidRPr="001A53D4">
        <w:rPr>
          <w:rFonts w:ascii="Times New Roman" w:hAnsi="Times New Roman" w:cs="Times New Roman"/>
          <w:b/>
          <w:sz w:val="28"/>
          <w:szCs w:val="28"/>
          <w:lang w:val="vi-VN"/>
        </w:rPr>
        <w:t xml:space="preserve">BÀI </w:t>
      </w:r>
      <w:r w:rsidRPr="00C066DA">
        <w:rPr>
          <w:rFonts w:ascii="Times New Roman" w:hAnsi="Times New Roman" w:cs="Times New Roman"/>
          <w:b/>
          <w:sz w:val="28"/>
          <w:szCs w:val="28"/>
          <w:lang w:val="vi-VN"/>
        </w:rPr>
        <w:t>BÁO CÁO</w:t>
      </w:r>
    </w:p>
    <w:p w:rsidR="00AD1A75" w:rsidRPr="00C066DA" w:rsidRDefault="00AD1A75" w:rsidP="00AD1A75">
      <w:pPr>
        <w:tabs>
          <w:tab w:val="left" w:pos="2400"/>
        </w:tabs>
        <w:jc w:val="both"/>
        <w:rPr>
          <w:rFonts w:ascii="Times New Roman" w:hAnsi="Times New Roman" w:cs="Times New Roman"/>
          <w:b/>
          <w:sz w:val="28"/>
          <w:szCs w:val="28"/>
          <w:lang w:val="vi-VN"/>
        </w:rPr>
      </w:pPr>
    </w:p>
    <w:p w:rsidR="00AD1A75" w:rsidRPr="001A53D4" w:rsidRDefault="00AD1A75" w:rsidP="00AD1A75">
      <w:pPr>
        <w:tabs>
          <w:tab w:val="left" w:pos="2400"/>
        </w:tabs>
        <w:jc w:val="both"/>
        <w:rPr>
          <w:rFonts w:ascii="Times New Roman" w:hAnsi="Times New Roman" w:cs="Times New Roman"/>
          <w:b/>
          <w:sz w:val="28"/>
          <w:szCs w:val="28"/>
          <w:lang w:val="vi-VN"/>
        </w:rPr>
      </w:pPr>
      <w:r w:rsidRPr="00C066DA">
        <w:rPr>
          <w:rFonts w:ascii="Times New Roman" w:hAnsi="Times New Roman" w:cs="Times New Roman"/>
          <w:b/>
          <w:sz w:val="28"/>
          <w:szCs w:val="28"/>
          <w:lang w:val="vi-VN"/>
        </w:rPr>
        <w:t xml:space="preserve">             </w:t>
      </w:r>
      <w:r w:rsidR="009F1947">
        <w:rPr>
          <w:rFonts w:ascii="Times New Roman" w:hAnsi="Times New Roman" w:cs="Times New Roman"/>
          <w:b/>
          <w:sz w:val="28"/>
          <w:szCs w:val="28"/>
          <w:lang w:val="vi-VN"/>
        </w:rPr>
        <w:t xml:space="preserve">                        </w:t>
      </w:r>
      <w:r w:rsidRPr="00C066DA">
        <w:rPr>
          <w:rFonts w:ascii="Times New Roman" w:hAnsi="Times New Roman" w:cs="Times New Roman"/>
          <w:b/>
          <w:sz w:val="28"/>
          <w:szCs w:val="28"/>
          <w:lang w:val="vi-VN"/>
        </w:rPr>
        <w:t>M</w:t>
      </w:r>
      <w:r w:rsidRPr="001A53D4">
        <w:rPr>
          <w:rFonts w:ascii="Times New Roman" w:hAnsi="Times New Roman" w:cs="Times New Roman"/>
          <w:b/>
          <w:sz w:val="28"/>
          <w:szCs w:val="28"/>
          <w:lang w:val="vi-VN"/>
        </w:rPr>
        <w:t>ôn học</w:t>
      </w:r>
      <w:r w:rsidRPr="00C066DA">
        <w:rPr>
          <w:rFonts w:ascii="Times New Roman" w:hAnsi="Times New Roman" w:cs="Times New Roman"/>
          <w:b/>
          <w:sz w:val="28"/>
          <w:szCs w:val="28"/>
          <w:lang w:val="vi-VN"/>
        </w:rPr>
        <w:t xml:space="preserve">: </w:t>
      </w:r>
      <w:r w:rsidRPr="001A53D4">
        <w:rPr>
          <w:rFonts w:ascii="Times New Roman" w:hAnsi="Times New Roman" w:cs="Times New Roman"/>
          <w:b/>
          <w:sz w:val="28"/>
          <w:szCs w:val="28"/>
          <w:lang w:val="vi-VN"/>
        </w:rPr>
        <w:t xml:space="preserve"> </w:t>
      </w:r>
      <w:r w:rsidRPr="001A53D4">
        <w:rPr>
          <w:rFonts w:ascii="Times New Roman" w:eastAsiaTheme="minorEastAsia" w:hAnsi="Times New Roman" w:cs="Times New Roman"/>
          <w:b/>
          <w:sz w:val="28"/>
          <w:szCs w:val="28"/>
          <w:lang w:val="vi-VN" w:eastAsia="ja-JP"/>
        </w:rPr>
        <w:t>Thực Tập Nhóm</w:t>
      </w:r>
    </w:p>
    <w:p w:rsidR="00AD1A75" w:rsidRPr="001A53D4" w:rsidRDefault="00AD1A75" w:rsidP="00AD1A75">
      <w:pPr>
        <w:tabs>
          <w:tab w:val="left" w:pos="2400"/>
        </w:tabs>
        <w:jc w:val="both"/>
        <w:rPr>
          <w:rFonts w:ascii="Times New Roman" w:hAnsi="Times New Roman" w:cs="Times New Roman"/>
          <w:b/>
          <w:sz w:val="28"/>
          <w:szCs w:val="28"/>
          <w:lang w:val="vi-VN"/>
        </w:rPr>
      </w:pPr>
      <w:r w:rsidRPr="001A53D4">
        <w:rPr>
          <w:rFonts w:ascii="Times New Roman" w:hAnsi="Times New Roman" w:cs="Times New Roman"/>
          <w:b/>
          <w:sz w:val="28"/>
          <w:szCs w:val="28"/>
          <w:lang w:val="vi-VN"/>
        </w:rPr>
        <w:t xml:space="preserve">        </w:t>
      </w:r>
      <w:r w:rsidR="009F1947">
        <w:rPr>
          <w:rFonts w:ascii="Times New Roman" w:hAnsi="Times New Roman" w:cs="Times New Roman"/>
          <w:b/>
          <w:sz w:val="28"/>
          <w:szCs w:val="28"/>
          <w:lang w:val="vi-VN"/>
        </w:rPr>
        <w:t xml:space="preserve">                </w:t>
      </w:r>
      <w:r w:rsidRPr="001A53D4">
        <w:rPr>
          <w:rFonts w:ascii="Times New Roman" w:hAnsi="Times New Roman" w:cs="Times New Roman"/>
          <w:b/>
          <w:sz w:val="28"/>
          <w:szCs w:val="28"/>
          <w:lang w:val="vi-VN"/>
        </w:rPr>
        <w:t xml:space="preserve">  Chủ đề:</w:t>
      </w:r>
      <w:r w:rsidRPr="001A53D4">
        <w:rPr>
          <w:rFonts w:ascii="Times New Roman" w:hAnsi="Times New Roman" w:cs="Times New Roman"/>
          <w:sz w:val="28"/>
          <w:szCs w:val="28"/>
          <w:lang w:val="vi-VN"/>
        </w:rPr>
        <w:t xml:space="preserve"> </w:t>
      </w:r>
      <w:r w:rsidRPr="001A53D4">
        <w:rPr>
          <w:rFonts w:ascii="Times New Roman" w:hAnsi="Times New Roman" w:cs="Times New Roman"/>
          <w:b/>
          <w:sz w:val="28"/>
          <w:szCs w:val="28"/>
          <w:lang w:val="vi-VN"/>
        </w:rPr>
        <w:t>Tìm hiểu phần mềm quản lý nhóm</w:t>
      </w:r>
      <w:r w:rsidRPr="001A53D4">
        <w:rPr>
          <w:rFonts w:ascii="Times New Roman" w:hAnsi="Times New Roman" w:cs="Times New Roman"/>
          <w:sz w:val="28"/>
          <w:szCs w:val="28"/>
          <w:lang w:val="vi-VN"/>
        </w:rPr>
        <w:t xml:space="preserve">        </w:t>
      </w:r>
    </w:p>
    <w:p w:rsidR="00AD1A75" w:rsidRPr="001A53D4" w:rsidRDefault="00AD1A75" w:rsidP="00AD1A75">
      <w:pPr>
        <w:tabs>
          <w:tab w:val="left" w:pos="2127"/>
        </w:tabs>
        <w:jc w:val="both"/>
        <w:rPr>
          <w:rFonts w:ascii="Times New Roman" w:hAnsi="Times New Roman" w:cs="Times New Roman"/>
          <w:sz w:val="28"/>
          <w:szCs w:val="28"/>
        </w:rPr>
      </w:pPr>
      <w:r w:rsidRPr="001A53D4">
        <w:rPr>
          <w:rFonts w:ascii="Times New Roman" w:hAnsi="Times New Roman" w:cs="Times New Roman"/>
          <w:sz w:val="28"/>
          <w:szCs w:val="28"/>
          <w:lang w:val="vi-VN"/>
        </w:rPr>
        <w:t xml:space="preserve">    </w:t>
      </w:r>
      <w:r w:rsidRPr="001A53D4">
        <w:rPr>
          <w:rFonts w:ascii="Times New Roman" w:hAnsi="Times New Roman" w:cs="Times New Roman"/>
          <w:sz w:val="28"/>
          <w:szCs w:val="28"/>
        </w:rPr>
        <w:t>Họ và tên:</w:t>
      </w:r>
    </w:p>
    <w:p w:rsidR="00AD1A75" w:rsidRPr="001A53D4" w:rsidRDefault="00AD1A75" w:rsidP="00AD1A75">
      <w:pPr>
        <w:pStyle w:val="ListParagraph"/>
        <w:numPr>
          <w:ilvl w:val="0"/>
          <w:numId w:val="1"/>
        </w:numPr>
        <w:tabs>
          <w:tab w:val="left" w:pos="2127"/>
        </w:tabs>
        <w:jc w:val="both"/>
        <w:rPr>
          <w:rFonts w:ascii="Times New Roman" w:hAnsi="Times New Roman" w:cs="Times New Roman"/>
          <w:sz w:val="28"/>
          <w:szCs w:val="28"/>
        </w:rPr>
      </w:pPr>
      <w:r w:rsidRPr="001A53D4">
        <w:rPr>
          <w:rFonts w:ascii="Times New Roman" w:hAnsi="Times New Roman" w:cs="Times New Roman"/>
          <w:sz w:val="28"/>
          <w:szCs w:val="28"/>
        </w:rPr>
        <w:t xml:space="preserve">       </w:t>
      </w:r>
      <w:r w:rsidRPr="001A53D4">
        <w:rPr>
          <w:rFonts w:ascii="Times New Roman" w:eastAsiaTheme="minorEastAsia" w:hAnsi="Times New Roman" w:cs="Times New Roman"/>
          <w:sz w:val="28"/>
          <w:szCs w:val="28"/>
          <w:lang w:eastAsia="ja-JP"/>
        </w:rPr>
        <w:t>Vũ Đức Độ</w:t>
      </w:r>
      <w:r w:rsidRPr="001A53D4">
        <w:rPr>
          <w:rFonts w:ascii="Times New Roman" w:hAnsi="Times New Roman" w:cs="Times New Roman"/>
          <w:sz w:val="28"/>
          <w:szCs w:val="28"/>
        </w:rPr>
        <w:t xml:space="preserve">                        </w:t>
      </w:r>
      <w:r w:rsidRPr="001A53D4">
        <w:rPr>
          <w:rFonts w:ascii="Times New Roman" w:eastAsiaTheme="minorEastAsia" w:hAnsi="Times New Roman" w:cs="Times New Roman"/>
          <w:sz w:val="28"/>
          <w:szCs w:val="28"/>
          <w:lang w:eastAsia="ja-JP"/>
        </w:rPr>
        <w:t xml:space="preserve">  </w:t>
      </w:r>
      <w:r w:rsidR="009F1947">
        <w:rPr>
          <w:rFonts w:ascii="Times New Roman" w:eastAsiaTheme="minorEastAsia" w:hAnsi="Times New Roman" w:cs="Times New Roman"/>
          <w:sz w:val="28"/>
          <w:szCs w:val="28"/>
          <w:lang w:val="vi-VN" w:eastAsia="ja-JP"/>
        </w:rPr>
        <w:t xml:space="preserve">       </w:t>
      </w:r>
      <w:r w:rsidRPr="001A53D4">
        <w:rPr>
          <w:rFonts w:ascii="Times New Roman" w:hAnsi="Times New Roman" w:cs="Times New Roman"/>
          <w:sz w:val="28"/>
          <w:szCs w:val="28"/>
        </w:rPr>
        <w:t>Lớp    :  CNTT14</w:t>
      </w:r>
    </w:p>
    <w:p w:rsidR="00AD1A75" w:rsidRPr="001A53D4" w:rsidRDefault="00AD1A75" w:rsidP="00AD1A75">
      <w:pPr>
        <w:pStyle w:val="ListParagraph"/>
        <w:numPr>
          <w:ilvl w:val="0"/>
          <w:numId w:val="1"/>
        </w:numPr>
        <w:tabs>
          <w:tab w:val="left" w:pos="2127"/>
        </w:tabs>
        <w:jc w:val="both"/>
        <w:rPr>
          <w:rFonts w:ascii="Times New Roman" w:hAnsi="Times New Roman" w:cs="Times New Roman"/>
          <w:sz w:val="28"/>
          <w:szCs w:val="28"/>
        </w:rPr>
      </w:pPr>
      <w:r w:rsidRPr="001A53D4">
        <w:rPr>
          <w:rFonts w:ascii="Times New Roman" w:hAnsi="Times New Roman" w:cs="Times New Roman"/>
          <w:sz w:val="28"/>
          <w:szCs w:val="28"/>
        </w:rPr>
        <w:t xml:space="preserve">       Nguyễn </w:t>
      </w:r>
      <w:r w:rsidRPr="001A53D4">
        <w:rPr>
          <w:rFonts w:ascii="Times New Roman" w:eastAsiaTheme="minorEastAsia" w:hAnsi="Times New Roman" w:cs="Times New Roman"/>
          <w:sz w:val="28"/>
          <w:szCs w:val="28"/>
          <w:lang w:eastAsia="ja-JP"/>
        </w:rPr>
        <w:t>Văn An</w:t>
      </w:r>
      <w:r w:rsidRPr="001A53D4">
        <w:rPr>
          <w:rFonts w:ascii="Times New Roman" w:hAnsi="Times New Roman" w:cs="Times New Roman"/>
          <w:sz w:val="28"/>
          <w:szCs w:val="28"/>
        </w:rPr>
        <w:tab/>
      </w:r>
      <w:r w:rsidRPr="001A53D4">
        <w:rPr>
          <w:rFonts w:ascii="Times New Roman" w:hAnsi="Times New Roman" w:cs="Times New Roman"/>
          <w:sz w:val="28"/>
          <w:szCs w:val="28"/>
        </w:rPr>
        <w:tab/>
        <w:t xml:space="preserve">  </w:t>
      </w:r>
      <w:r w:rsidRPr="001A53D4">
        <w:rPr>
          <w:rFonts w:ascii="Times New Roman" w:eastAsiaTheme="minorEastAsia" w:hAnsi="Times New Roman" w:cs="Times New Roman"/>
          <w:sz w:val="28"/>
          <w:szCs w:val="28"/>
          <w:lang w:eastAsia="ja-JP"/>
        </w:rPr>
        <w:t xml:space="preserve">  </w:t>
      </w:r>
      <w:r w:rsidRPr="001A53D4">
        <w:rPr>
          <w:rFonts w:ascii="Times New Roman" w:hAnsi="Times New Roman" w:cs="Times New Roman"/>
          <w:sz w:val="28"/>
          <w:szCs w:val="28"/>
        </w:rPr>
        <w:t xml:space="preserve"> </w:t>
      </w:r>
      <w:r w:rsidRPr="001A53D4">
        <w:rPr>
          <w:rFonts w:ascii="Times New Roman" w:eastAsiaTheme="minorEastAsia" w:hAnsi="Times New Roman" w:cs="Times New Roman"/>
          <w:sz w:val="28"/>
          <w:szCs w:val="28"/>
          <w:lang w:eastAsia="ja-JP"/>
        </w:rPr>
        <w:t xml:space="preserve">  </w:t>
      </w:r>
      <w:r w:rsidRPr="001A53D4">
        <w:rPr>
          <w:rFonts w:ascii="Times New Roman" w:hAnsi="Times New Roman" w:cs="Times New Roman"/>
          <w:sz w:val="28"/>
          <w:szCs w:val="28"/>
        </w:rPr>
        <w:t xml:space="preserve">Lớp    :  CNTT14 </w:t>
      </w:r>
    </w:p>
    <w:p w:rsidR="00AD1A75" w:rsidRPr="001A53D4" w:rsidRDefault="00AD1A75" w:rsidP="00AD1A75">
      <w:pPr>
        <w:pStyle w:val="ListParagraph"/>
        <w:numPr>
          <w:ilvl w:val="0"/>
          <w:numId w:val="1"/>
        </w:numPr>
        <w:tabs>
          <w:tab w:val="left" w:pos="2127"/>
        </w:tabs>
        <w:jc w:val="both"/>
        <w:rPr>
          <w:rFonts w:ascii="Times New Roman" w:hAnsi="Times New Roman" w:cs="Times New Roman"/>
          <w:sz w:val="28"/>
          <w:szCs w:val="28"/>
        </w:rPr>
      </w:pPr>
      <w:r w:rsidRPr="001A53D4">
        <w:rPr>
          <w:rFonts w:ascii="Times New Roman" w:eastAsiaTheme="minorEastAsia" w:hAnsi="Times New Roman" w:cs="Times New Roman"/>
          <w:sz w:val="28"/>
          <w:szCs w:val="28"/>
          <w:lang w:eastAsia="ja-JP"/>
        </w:rPr>
        <w:t xml:space="preserve">       Hoàng Thị Thanh Nhàn      </w:t>
      </w:r>
      <w:r w:rsidR="009F1947">
        <w:rPr>
          <w:rFonts w:ascii="Times New Roman" w:eastAsiaTheme="minorEastAsia" w:hAnsi="Times New Roman" w:cs="Times New Roman"/>
          <w:sz w:val="28"/>
          <w:szCs w:val="28"/>
          <w:lang w:val="vi-VN" w:eastAsia="ja-JP"/>
        </w:rPr>
        <w:t xml:space="preserve">      </w:t>
      </w:r>
      <w:r w:rsidRPr="001A53D4">
        <w:rPr>
          <w:rFonts w:ascii="Times New Roman" w:eastAsiaTheme="minorEastAsia" w:hAnsi="Times New Roman" w:cs="Times New Roman"/>
          <w:sz w:val="28"/>
          <w:szCs w:val="28"/>
          <w:lang w:eastAsia="ja-JP"/>
        </w:rPr>
        <w:t xml:space="preserve"> </w:t>
      </w:r>
      <w:r w:rsidRPr="001A53D4">
        <w:rPr>
          <w:rFonts w:ascii="Times New Roman" w:hAnsi="Times New Roman" w:cs="Times New Roman"/>
          <w:sz w:val="28"/>
          <w:szCs w:val="28"/>
        </w:rPr>
        <w:t>Lớp    :  CNTT14</w:t>
      </w:r>
    </w:p>
    <w:p w:rsidR="00AD1A75" w:rsidRPr="001A53D4" w:rsidRDefault="00AD1A75" w:rsidP="00AD1A75">
      <w:pPr>
        <w:pStyle w:val="ListParagraph"/>
        <w:numPr>
          <w:ilvl w:val="0"/>
          <w:numId w:val="1"/>
        </w:numPr>
        <w:tabs>
          <w:tab w:val="left" w:pos="2127"/>
        </w:tabs>
        <w:jc w:val="both"/>
        <w:rPr>
          <w:rFonts w:ascii="Times New Roman" w:hAnsi="Times New Roman" w:cs="Times New Roman"/>
          <w:sz w:val="28"/>
          <w:szCs w:val="28"/>
        </w:rPr>
      </w:pPr>
      <w:r w:rsidRPr="001A53D4">
        <w:rPr>
          <w:rFonts w:ascii="Times New Roman" w:eastAsiaTheme="minorEastAsia" w:hAnsi="Times New Roman" w:cs="Times New Roman"/>
          <w:sz w:val="28"/>
          <w:szCs w:val="28"/>
          <w:lang w:eastAsia="ja-JP"/>
        </w:rPr>
        <w:t xml:space="preserve">       Nguyễn Thu Bình       </w:t>
      </w:r>
      <w:r w:rsidRPr="001A53D4">
        <w:rPr>
          <w:rFonts w:ascii="Times New Roman" w:eastAsiaTheme="minorEastAsia" w:hAnsi="Times New Roman" w:cs="Times New Roman"/>
          <w:sz w:val="28"/>
          <w:szCs w:val="28"/>
          <w:lang w:eastAsia="ja-JP"/>
        </w:rPr>
        <w:tab/>
        <w:t xml:space="preserve">       </w:t>
      </w:r>
      <w:r w:rsidRPr="001A53D4">
        <w:rPr>
          <w:rFonts w:ascii="Times New Roman" w:hAnsi="Times New Roman" w:cs="Times New Roman"/>
          <w:sz w:val="28"/>
          <w:szCs w:val="28"/>
        </w:rPr>
        <w:t xml:space="preserve">Lớp    :  CNTT14       </w:t>
      </w:r>
    </w:p>
    <w:p w:rsidR="00AD1A75" w:rsidRPr="001A53D4" w:rsidRDefault="00AD1A75" w:rsidP="00AD1A75">
      <w:pPr>
        <w:tabs>
          <w:tab w:val="left" w:pos="2127"/>
          <w:tab w:val="right" w:pos="9360"/>
        </w:tabs>
        <w:jc w:val="both"/>
        <w:rPr>
          <w:rFonts w:ascii="Times New Roman" w:hAnsi="Times New Roman" w:cs="Times New Roman"/>
          <w:sz w:val="28"/>
          <w:szCs w:val="28"/>
        </w:rPr>
      </w:pPr>
      <w:r w:rsidRPr="001A53D4">
        <w:rPr>
          <w:rFonts w:ascii="Times New Roman" w:hAnsi="Times New Roman" w:cs="Times New Roman"/>
          <w:sz w:val="28"/>
          <w:szCs w:val="28"/>
        </w:rPr>
        <w:t xml:space="preserve">                                </w:t>
      </w:r>
    </w:p>
    <w:p w:rsidR="00AD1A75" w:rsidRPr="001A53D4" w:rsidRDefault="00AD1A75" w:rsidP="00AD1A75">
      <w:pPr>
        <w:tabs>
          <w:tab w:val="left" w:pos="2127"/>
          <w:tab w:val="right" w:pos="9360"/>
        </w:tabs>
        <w:jc w:val="both"/>
        <w:rPr>
          <w:rFonts w:ascii="Times New Roman" w:hAnsi="Times New Roman" w:cs="Times New Roman"/>
          <w:sz w:val="28"/>
          <w:szCs w:val="28"/>
        </w:rPr>
      </w:pPr>
    </w:p>
    <w:p w:rsidR="00AD1A75" w:rsidRPr="001A53D4" w:rsidRDefault="00AD1A75" w:rsidP="00AD1A75">
      <w:pPr>
        <w:jc w:val="both"/>
        <w:rPr>
          <w:rFonts w:ascii="Times New Roman" w:hAnsi="Times New Roman" w:cs="Times New Roman"/>
          <w:b/>
          <w:sz w:val="28"/>
          <w:szCs w:val="28"/>
        </w:rPr>
      </w:pPr>
    </w:p>
    <w:p w:rsidR="00AD1A75" w:rsidRPr="001A53D4" w:rsidRDefault="001A697C" w:rsidP="0012286A">
      <w:pPr>
        <w:pStyle w:val="ListParagraph"/>
        <w:numPr>
          <w:ilvl w:val="0"/>
          <w:numId w:val="3"/>
        </w:numPr>
        <w:jc w:val="both"/>
        <w:rPr>
          <w:rFonts w:ascii="Times New Roman" w:hAnsi="Times New Roman" w:cs="Times New Roman"/>
          <w:sz w:val="28"/>
          <w:szCs w:val="28"/>
        </w:rPr>
      </w:pPr>
      <w:r w:rsidRPr="001A53D4">
        <w:rPr>
          <w:rFonts w:ascii="Times New Roman" w:hAnsi="Times New Roman" w:cs="Times New Roman"/>
          <w:sz w:val="28"/>
          <w:szCs w:val="28"/>
        </w:rPr>
        <w:t>Github.</w:t>
      </w:r>
    </w:p>
    <w:p w:rsidR="00EE2454" w:rsidRPr="001A53D4" w:rsidRDefault="00EE2454" w:rsidP="00EE2454">
      <w:pPr>
        <w:pStyle w:val="ListParagraph"/>
        <w:numPr>
          <w:ilvl w:val="0"/>
          <w:numId w:val="4"/>
        </w:numPr>
        <w:jc w:val="both"/>
        <w:rPr>
          <w:rFonts w:ascii="Times New Roman" w:hAnsi="Times New Roman" w:cs="Times New Roman"/>
          <w:sz w:val="28"/>
          <w:szCs w:val="28"/>
          <w:lang w:val="vi-VN"/>
        </w:rPr>
      </w:pPr>
      <w:r w:rsidRPr="001A53D4">
        <w:rPr>
          <w:rFonts w:ascii="Times New Roman" w:hAnsi="Times New Roman" w:cs="Times New Roman"/>
          <w:sz w:val="28"/>
          <w:szCs w:val="28"/>
          <w:lang w:val="vi-VN"/>
        </w:rPr>
        <w:t xml:space="preserve">Giới thiệu và cài đặt </w:t>
      </w:r>
    </w:p>
    <w:p w:rsidR="00F15810" w:rsidRPr="001A53D4" w:rsidRDefault="00F15810" w:rsidP="00F15810">
      <w:pPr>
        <w:pStyle w:val="ListParagraph"/>
        <w:numPr>
          <w:ilvl w:val="0"/>
          <w:numId w:val="5"/>
        </w:numPr>
        <w:jc w:val="both"/>
        <w:rPr>
          <w:rFonts w:ascii="Times New Roman" w:hAnsi="Times New Roman" w:cs="Times New Roman"/>
          <w:sz w:val="28"/>
          <w:szCs w:val="28"/>
          <w:lang w:val="vi-VN"/>
        </w:rPr>
      </w:pPr>
      <w:r w:rsidRPr="001A53D4">
        <w:rPr>
          <w:rFonts w:ascii="Times New Roman" w:hAnsi="Times New Roman" w:cs="Times New Roman"/>
          <w:noProof/>
          <w:sz w:val="28"/>
          <w:szCs w:val="28"/>
          <w:lang w:eastAsia="ja-JP"/>
        </w:rPr>
        <w:lastRenderedPageBreak/>
        <w:drawing>
          <wp:inline distT="0" distB="0" distL="0" distR="0" wp14:anchorId="306C4A74" wp14:editId="457120D4">
            <wp:extent cx="5771515" cy="4762500"/>
            <wp:effectExtent l="0" t="0" r="635" b="0"/>
            <wp:docPr id="2" name="Picture 2" descr="https://o7planning.org/vi/10283/cache/images/i/70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83/cache/images/i/7088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1515" cy="4762500"/>
                    </a:xfrm>
                    <a:prstGeom prst="rect">
                      <a:avLst/>
                    </a:prstGeom>
                    <a:noFill/>
                    <a:ln>
                      <a:noFill/>
                    </a:ln>
                  </pic:spPr>
                </pic:pic>
              </a:graphicData>
            </a:graphic>
          </wp:inline>
        </w:drawing>
      </w:r>
    </w:p>
    <w:p w:rsidR="00EE2454" w:rsidRPr="001A53D4" w:rsidRDefault="00EE2454" w:rsidP="00EE2454">
      <w:pPr>
        <w:pStyle w:val="ListParagraph"/>
        <w:numPr>
          <w:ilvl w:val="0"/>
          <w:numId w:val="5"/>
        </w:numPr>
        <w:jc w:val="both"/>
        <w:rPr>
          <w:rFonts w:ascii="Times New Roman" w:hAnsi="Times New Roman" w:cs="Times New Roman"/>
          <w:sz w:val="28"/>
          <w:szCs w:val="28"/>
          <w:lang w:val="vi-VN"/>
        </w:rPr>
      </w:pPr>
      <w:r w:rsidRPr="001A53D4">
        <w:rPr>
          <w:rFonts w:ascii="Times New Roman" w:hAnsi="Times New Roman" w:cs="Times New Roman"/>
          <w:color w:val="333333"/>
          <w:sz w:val="28"/>
          <w:szCs w:val="28"/>
          <w:shd w:val="clear" w:color="auto" w:fill="FFFFFF"/>
        </w:rPr>
        <w:t>Git là một hệ thống quản lý phiên bản phân tán (Distributed Version Control System – DVCS). Bạn có thể hình dung như thế này, có hai anh A và anh B cùng làm việc chung một dự án, mỗi người code một phần, hàng ngày họ dùng Git để đẩy (commit) phần việc đã hoàn thành của mình lên một kho mã nguồn chung (repository), từ kho chung này, họ có thể tải về phần làm việc của đối phương về máy tính cá nhân của mình để làm chung. Hệ thống này lưu lại mỗi lần thay đổi thành những phiên bản khác nhau để quản lý và tiện cho việc người dùng muốn khôi phục lại.</w:t>
      </w:r>
    </w:p>
    <w:p w:rsidR="00EE2454" w:rsidRPr="001A53D4" w:rsidRDefault="00EE2454" w:rsidP="00EE2454">
      <w:pPr>
        <w:pStyle w:val="ListParagraph"/>
        <w:numPr>
          <w:ilvl w:val="0"/>
          <w:numId w:val="5"/>
        </w:numPr>
        <w:jc w:val="both"/>
        <w:rPr>
          <w:rFonts w:ascii="Times New Roman" w:hAnsi="Times New Roman" w:cs="Times New Roman"/>
          <w:sz w:val="28"/>
          <w:szCs w:val="28"/>
          <w:lang w:val="vi-VN"/>
        </w:rPr>
      </w:pPr>
      <w:r w:rsidRPr="001A53D4">
        <w:rPr>
          <w:rFonts w:ascii="Times New Roman" w:hAnsi="Times New Roman" w:cs="Times New Roman"/>
          <w:color w:val="333333"/>
          <w:sz w:val="28"/>
          <w:szCs w:val="28"/>
          <w:shd w:val="clear" w:color="auto" w:fill="FFFFFF"/>
          <w:lang w:val="vi-VN"/>
        </w:rPr>
        <w:t xml:space="preserve">github là một hệ thống máy chủ dành riêng để chứa các kho này, các repository trên Github được gọi là remote repository. Như vậy, bạn có thể thấy rất rõ ràng sự khác nhau Git là một mô hình hệ thống còn Github là hệ thống máy chủ. Tất nhiên có </w:t>
      </w:r>
      <w:r w:rsidRPr="001A53D4">
        <w:rPr>
          <w:rFonts w:ascii="Times New Roman" w:hAnsi="Times New Roman" w:cs="Times New Roman"/>
          <w:color w:val="333333"/>
          <w:sz w:val="28"/>
          <w:szCs w:val="28"/>
          <w:shd w:val="clear" w:color="auto" w:fill="FFFFFF"/>
          <w:lang w:val="vi-VN"/>
        </w:rPr>
        <w:lastRenderedPageBreak/>
        <w:t>nhiều dịch vụ giống như Github, nhưng trong khuôn khổ bài viết này, chúng ta sẽ chỉ làm việc với Github mà thôi.</w:t>
      </w:r>
    </w:p>
    <w:p w:rsidR="001A697C" w:rsidRPr="001A53D4" w:rsidRDefault="00EE2454" w:rsidP="00EE2454">
      <w:pPr>
        <w:pStyle w:val="ListParagraph"/>
        <w:numPr>
          <w:ilvl w:val="0"/>
          <w:numId w:val="4"/>
        </w:numPr>
        <w:jc w:val="both"/>
        <w:rPr>
          <w:rFonts w:ascii="Times New Roman" w:hAnsi="Times New Roman" w:cs="Times New Roman"/>
          <w:sz w:val="28"/>
          <w:szCs w:val="28"/>
          <w:lang w:val="vi-VN"/>
        </w:rPr>
      </w:pPr>
      <w:r w:rsidRPr="001A53D4">
        <w:rPr>
          <w:rFonts w:ascii="Times New Roman" w:hAnsi="Times New Roman" w:cs="Times New Roman"/>
          <w:sz w:val="28"/>
          <w:szCs w:val="28"/>
          <w:lang w:val="vi-VN"/>
        </w:rPr>
        <w:t>Cài đặt</w:t>
      </w:r>
    </w:p>
    <w:p w:rsidR="00EE2454" w:rsidRPr="001A53D4" w:rsidRDefault="00EE2454" w:rsidP="00F15810">
      <w:pPr>
        <w:pStyle w:val="ListParagraph"/>
        <w:numPr>
          <w:ilvl w:val="0"/>
          <w:numId w:val="8"/>
        </w:numPr>
        <w:shd w:val="clear" w:color="auto" w:fill="F6F6F5"/>
        <w:spacing w:before="75" w:after="75" w:line="240" w:lineRule="auto"/>
        <w:jc w:val="both"/>
        <w:rPr>
          <w:rFonts w:ascii="Times New Roman" w:eastAsia="Times New Roman" w:hAnsi="Times New Roman" w:cs="Times New Roman"/>
          <w:color w:val="000000"/>
          <w:sz w:val="28"/>
          <w:szCs w:val="28"/>
          <w:lang w:val="vi-VN" w:eastAsia="ja-JP"/>
        </w:rPr>
      </w:pPr>
      <w:r w:rsidRPr="001A53D4">
        <w:rPr>
          <w:rFonts w:ascii="Times New Roman" w:eastAsia="Times New Roman" w:hAnsi="Times New Roman" w:cs="Times New Roman"/>
          <w:color w:val="000000"/>
          <w:sz w:val="28"/>
          <w:szCs w:val="28"/>
          <w:lang w:val="vi-VN" w:eastAsia="ja-JP"/>
        </w:rPr>
        <w:t>Trước hết bạn cần phải đăng ký miễn phí một tài khoản </w:t>
      </w:r>
      <w:r w:rsidRPr="001A53D4">
        <w:rPr>
          <w:rFonts w:ascii="Times New Roman" w:eastAsia="Times New Roman" w:hAnsi="Times New Roman" w:cs="Times New Roman"/>
          <w:b/>
          <w:bCs/>
          <w:color w:val="000000"/>
          <w:sz w:val="28"/>
          <w:szCs w:val="28"/>
          <w:lang w:val="vi-VN" w:eastAsia="ja-JP"/>
        </w:rPr>
        <w:t>GitHub</w:t>
      </w:r>
      <w:r w:rsidRPr="001A53D4">
        <w:rPr>
          <w:rFonts w:ascii="Times New Roman" w:eastAsia="Times New Roman" w:hAnsi="Times New Roman" w:cs="Times New Roman"/>
          <w:color w:val="000000"/>
          <w:sz w:val="28"/>
          <w:szCs w:val="28"/>
          <w:lang w:val="vi-VN" w:eastAsia="ja-JP"/>
        </w:rPr>
        <w:t>. Bạn có thể vào trang chủ của </w:t>
      </w:r>
      <w:r w:rsidRPr="001A53D4">
        <w:rPr>
          <w:rFonts w:ascii="Times New Roman" w:eastAsia="Times New Roman" w:hAnsi="Times New Roman" w:cs="Times New Roman"/>
          <w:b/>
          <w:bCs/>
          <w:color w:val="000000"/>
          <w:sz w:val="28"/>
          <w:szCs w:val="28"/>
          <w:lang w:val="vi-VN" w:eastAsia="ja-JP"/>
        </w:rPr>
        <w:t>GitHub </w:t>
      </w:r>
      <w:r w:rsidRPr="001A53D4">
        <w:rPr>
          <w:rFonts w:ascii="Times New Roman" w:eastAsia="Times New Roman" w:hAnsi="Times New Roman" w:cs="Times New Roman"/>
          <w:color w:val="000000"/>
          <w:sz w:val="28"/>
          <w:szCs w:val="28"/>
          <w:lang w:val="vi-VN" w:eastAsia="ja-JP"/>
        </w:rPr>
        <w:t>tại:</w:t>
      </w:r>
    </w:p>
    <w:p w:rsidR="00EE2454" w:rsidRPr="001A53D4" w:rsidRDefault="0044514F" w:rsidP="001A53D4">
      <w:pPr>
        <w:numPr>
          <w:ilvl w:val="0"/>
          <w:numId w:val="7"/>
        </w:numPr>
        <w:shd w:val="clear" w:color="auto" w:fill="F6F6F5"/>
        <w:spacing w:before="100" w:beforeAutospacing="1" w:after="100" w:afterAutospacing="1" w:line="240" w:lineRule="auto"/>
        <w:ind w:left="1440"/>
        <w:jc w:val="both"/>
        <w:rPr>
          <w:rFonts w:ascii="Times New Roman" w:eastAsia="Times New Roman" w:hAnsi="Times New Roman" w:cs="Times New Roman"/>
          <w:color w:val="000000"/>
          <w:sz w:val="28"/>
          <w:szCs w:val="28"/>
          <w:lang w:eastAsia="ja-JP"/>
        </w:rPr>
      </w:pPr>
      <w:hyperlink r:id="rId11" w:tgtFrame="_blank" w:history="1">
        <w:r w:rsidR="00EE2454" w:rsidRPr="001A53D4">
          <w:rPr>
            <w:rFonts w:ascii="Times New Roman" w:eastAsia="Times New Roman" w:hAnsi="Times New Roman" w:cs="Times New Roman"/>
            <w:color w:val="4C6B87"/>
            <w:sz w:val="28"/>
            <w:szCs w:val="28"/>
            <w:lang w:eastAsia="ja-JP"/>
          </w:rPr>
          <w:t>https://github.com</w:t>
        </w:r>
      </w:hyperlink>
    </w:p>
    <w:p w:rsidR="00EE2454" w:rsidRPr="001A53D4" w:rsidRDefault="00EE2454" w:rsidP="00EE2454">
      <w:pPr>
        <w:shd w:val="clear" w:color="auto" w:fill="F6F6F5"/>
        <w:spacing w:after="150" w:line="240" w:lineRule="auto"/>
        <w:ind w:left="720"/>
        <w:jc w:val="both"/>
        <w:rPr>
          <w:rFonts w:ascii="Times New Roman" w:eastAsia="Times New Roman" w:hAnsi="Times New Roman" w:cs="Times New Roman"/>
          <w:color w:val="000000"/>
          <w:sz w:val="28"/>
          <w:szCs w:val="28"/>
          <w:lang w:eastAsia="ja-JP"/>
        </w:rPr>
      </w:pPr>
      <w:r w:rsidRPr="001A53D4">
        <w:rPr>
          <w:rFonts w:ascii="Times New Roman" w:eastAsia="Times New Roman" w:hAnsi="Times New Roman" w:cs="Times New Roman"/>
          <w:noProof/>
          <w:color w:val="000000"/>
          <w:sz w:val="28"/>
          <w:szCs w:val="28"/>
          <w:lang w:eastAsia="ja-JP"/>
        </w:rPr>
        <w:drawing>
          <wp:inline distT="0" distB="0" distL="0" distR="0" wp14:anchorId="200532F1" wp14:editId="02801DCC">
            <wp:extent cx="4398264" cy="2240280"/>
            <wp:effectExtent l="0" t="0" r="2540" b="7620"/>
            <wp:docPr id="1" name="Picture 1" descr="https://o7planning.org/vi/10283/cache/images/i/7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83/cache/images/i/706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8264" cy="2240280"/>
                    </a:xfrm>
                    <a:prstGeom prst="rect">
                      <a:avLst/>
                    </a:prstGeom>
                    <a:noFill/>
                    <a:ln>
                      <a:noFill/>
                    </a:ln>
                  </pic:spPr>
                </pic:pic>
              </a:graphicData>
            </a:graphic>
          </wp:inline>
        </w:drawing>
      </w:r>
    </w:p>
    <w:p w:rsidR="00EE2454" w:rsidRPr="001A53D4" w:rsidRDefault="00EE2454" w:rsidP="00F15810">
      <w:pPr>
        <w:pStyle w:val="ListParagraph"/>
        <w:numPr>
          <w:ilvl w:val="0"/>
          <w:numId w:val="8"/>
        </w:numPr>
        <w:shd w:val="clear" w:color="auto" w:fill="F6F6F5"/>
        <w:spacing w:before="75" w:after="75" w:line="240" w:lineRule="auto"/>
        <w:jc w:val="both"/>
        <w:rPr>
          <w:rFonts w:ascii="Times New Roman" w:eastAsia="Times New Roman" w:hAnsi="Times New Roman" w:cs="Times New Roman"/>
          <w:color w:val="000000"/>
          <w:sz w:val="28"/>
          <w:szCs w:val="28"/>
          <w:lang w:eastAsia="ja-JP"/>
        </w:rPr>
      </w:pPr>
      <w:r w:rsidRPr="001A53D4">
        <w:rPr>
          <w:rFonts w:ascii="Times New Roman" w:eastAsia="Times New Roman" w:hAnsi="Times New Roman" w:cs="Times New Roman"/>
          <w:color w:val="000000"/>
          <w:sz w:val="28"/>
          <w:szCs w:val="28"/>
          <w:lang w:eastAsia="ja-JP"/>
        </w:rPr>
        <w:t>Việc đăng ký một tài khoản là đơn giản, bạn chỉ cần nhập </w:t>
      </w:r>
      <w:r w:rsidRPr="001A53D4">
        <w:rPr>
          <w:rFonts w:ascii="Times New Roman" w:eastAsia="Times New Roman" w:hAnsi="Times New Roman" w:cs="Times New Roman"/>
          <w:b/>
          <w:bCs/>
          <w:color w:val="000000"/>
          <w:sz w:val="28"/>
          <w:szCs w:val="28"/>
          <w:lang w:eastAsia="ja-JP"/>
        </w:rPr>
        <w:t>username/password</w:t>
      </w:r>
      <w:r w:rsidRPr="001A53D4">
        <w:rPr>
          <w:rFonts w:ascii="Times New Roman" w:eastAsia="Times New Roman" w:hAnsi="Times New Roman" w:cs="Times New Roman"/>
          <w:color w:val="000000"/>
          <w:sz w:val="28"/>
          <w:szCs w:val="28"/>
          <w:lang w:eastAsia="ja-JP"/>
        </w:rPr>
        <w:t> và địa chỉ </w:t>
      </w:r>
      <w:r w:rsidRPr="001A53D4">
        <w:rPr>
          <w:rFonts w:ascii="Times New Roman" w:eastAsia="Times New Roman" w:hAnsi="Times New Roman" w:cs="Times New Roman"/>
          <w:b/>
          <w:bCs/>
          <w:color w:val="000000"/>
          <w:sz w:val="28"/>
          <w:szCs w:val="28"/>
          <w:lang w:eastAsia="ja-JP"/>
        </w:rPr>
        <w:t>email</w:t>
      </w:r>
      <w:r w:rsidRPr="001A53D4">
        <w:rPr>
          <w:rFonts w:ascii="Times New Roman" w:eastAsia="Times New Roman" w:hAnsi="Times New Roman" w:cs="Times New Roman"/>
          <w:color w:val="000000"/>
          <w:sz w:val="28"/>
          <w:szCs w:val="28"/>
          <w:lang w:eastAsia="ja-JP"/>
        </w:rPr>
        <w:t>. Sau khi đăng ký xong bạn cần vào Email kích hoạt tài khoản.</w:t>
      </w:r>
    </w:p>
    <w:p w:rsidR="001A53D4" w:rsidRDefault="001A53D4" w:rsidP="001A53D4">
      <w:pPr>
        <w:pStyle w:val="Heading2"/>
        <w:shd w:val="clear" w:color="auto" w:fill="F6F6F5"/>
        <w:spacing w:line="450" w:lineRule="atLeast"/>
        <w:jc w:val="both"/>
        <w:rPr>
          <w:rFonts w:ascii="HelveticaNeueLight" w:hAnsi="HelveticaNeueLight" w:hint="eastAsia"/>
          <w:b w:val="0"/>
          <w:bCs w:val="0"/>
          <w:color w:val="FF9249"/>
          <w:sz w:val="33"/>
          <w:szCs w:val="33"/>
        </w:rPr>
      </w:pPr>
      <w:r>
        <w:rPr>
          <w:rFonts w:ascii="HelveticaNeueLight" w:hAnsi="HelveticaNeueLight"/>
          <w:b w:val="0"/>
          <w:bCs w:val="0"/>
          <w:color w:val="FF9249"/>
          <w:sz w:val="33"/>
          <w:szCs w:val="33"/>
        </w:rPr>
        <w:t>3- Tạo GitHub Repository</w:t>
      </w:r>
    </w:p>
    <w:p w:rsidR="001A53D4" w:rsidRDefault="001A53D4" w:rsidP="001A53D4">
      <w:pPr>
        <w:shd w:val="clear" w:color="auto" w:fill="F6F6F5"/>
        <w:spacing w:before="75" w:after="75"/>
        <w:ind w:left="720"/>
        <w:jc w:val="both"/>
        <w:rPr>
          <w:ins w:id="0" w:author="Unknown"/>
          <w:rFonts w:ascii="HelveticaNeueLight" w:hAnsi="HelveticaNeueLight"/>
          <w:color w:val="000000"/>
          <w:sz w:val="24"/>
          <w:szCs w:val="24"/>
        </w:rPr>
      </w:pPr>
      <w:proofErr w:type="gramStart"/>
      <w:ins w:id="1" w:author="Unknown">
        <w:r>
          <w:rPr>
            <w:rFonts w:ascii="HelveticaNeueLight" w:hAnsi="HelveticaNeueLight"/>
            <w:color w:val="000000"/>
          </w:rPr>
          <w:t>Sau khi đăng ký xong tài khoản </w:t>
        </w:r>
        <w:r>
          <w:rPr>
            <w:rStyle w:val="Strong"/>
            <w:rFonts w:ascii="HelveticaNeueLight" w:hAnsi="HelveticaNeueLight"/>
            <w:color w:val="000000"/>
          </w:rPr>
          <w:t>GitHub</w:t>
        </w:r>
        <w:r>
          <w:rPr>
            <w:rFonts w:ascii="HelveticaNeueLight" w:hAnsi="HelveticaNeueLight"/>
            <w:color w:val="000000"/>
          </w:rPr>
          <w:t>, và đăng nhập vào.</w:t>
        </w:r>
        <w:proofErr w:type="gramEnd"/>
        <w:r>
          <w:rPr>
            <w:rFonts w:ascii="HelveticaNeueLight" w:hAnsi="HelveticaNeueLight"/>
            <w:color w:val="000000"/>
          </w:rPr>
          <w:t xml:space="preserve"> </w:t>
        </w:r>
        <w:proofErr w:type="gramStart"/>
        <w:r>
          <w:rPr>
            <w:rFonts w:ascii="HelveticaNeueLight" w:hAnsi="HelveticaNeueLight"/>
            <w:color w:val="000000"/>
          </w:rPr>
          <w:t>Bạn có thể tạo một </w:t>
        </w:r>
        <w:r>
          <w:rPr>
            <w:rStyle w:val="Strong"/>
            <w:rFonts w:ascii="HelveticaNeueLight" w:hAnsi="HelveticaNeueLight"/>
            <w:color w:val="000000"/>
          </w:rPr>
          <w:t>GitHub Repository</w:t>
        </w:r>
        <w:r>
          <w:rPr>
            <w:rFonts w:ascii="HelveticaNeueLight" w:hAnsi="HelveticaNeueLight"/>
            <w:color w:val="000000"/>
          </w:rPr>
          <w:t>.</w:t>
        </w:r>
        <w:proofErr w:type="gramEnd"/>
      </w:ins>
    </w:p>
    <w:p w:rsidR="001A53D4" w:rsidRDefault="001A53D4" w:rsidP="001A53D4">
      <w:pPr>
        <w:shd w:val="clear" w:color="auto" w:fill="F6F6F5"/>
        <w:spacing w:before="75" w:after="75"/>
        <w:ind w:left="720"/>
        <w:jc w:val="both"/>
        <w:rPr>
          <w:ins w:id="2" w:author="Unknown"/>
          <w:rFonts w:ascii="HelveticaNeueLight" w:hAnsi="HelveticaNeueLight"/>
          <w:color w:val="000000"/>
        </w:rPr>
      </w:pPr>
      <w:r>
        <w:rPr>
          <w:rFonts w:ascii="HelveticaNeueLight" w:hAnsi="HelveticaNeueLight"/>
          <w:noProof/>
          <w:color w:val="000000"/>
          <w:lang w:eastAsia="ja-JP"/>
        </w:rPr>
        <w:drawing>
          <wp:inline distT="0" distB="0" distL="0" distR="0">
            <wp:extent cx="5524500" cy="2495550"/>
            <wp:effectExtent l="0" t="0" r="0" b="0"/>
            <wp:docPr id="27" name="Picture 27" descr="https://o7planning.org/vi/10283/cache/images/i/70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o7planning.org/vi/10283/cache/images/i/7064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6187" cy="2496312"/>
                    </a:xfrm>
                    <a:prstGeom prst="rect">
                      <a:avLst/>
                    </a:prstGeom>
                    <a:noFill/>
                    <a:ln>
                      <a:noFill/>
                    </a:ln>
                  </pic:spPr>
                </pic:pic>
              </a:graphicData>
            </a:graphic>
          </wp:inline>
        </w:drawing>
      </w:r>
    </w:p>
    <w:p w:rsidR="001A53D4" w:rsidRDefault="001A53D4" w:rsidP="001A53D4">
      <w:pPr>
        <w:shd w:val="clear" w:color="auto" w:fill="F6F6F5"/>
        <w:spacing w:before="75" w:after="75"/>
        <w:ind w:left="720"/>
        <w:jc w:val="both"/>
        <w:rPr>
          <w:ins w:id="3" w:author="Unknown"/>
          <w:rFonts w:ascii="HelveticaNeueLight" w:hAnsi="HelveticaNeueLight"/>
          <w:color w:val="000000"/>
        </w:rPr>
      </w:pPr>
      <w:r>
        <w:rPr>
          <w:rFonts w:ascii="HelveticaNeueLight" w:hAnsi="HelveticaNeueLight"/>
          <w:noProof/>
          <w:color w:val="000000"/>
          <w:lang w:eastAsia="ja-JP"/>
        </w:rPr>
        <w:lastRenderedPageBreak/>
        <w:drawing>
          <wp:inline distT="0" distB="0" distL="0" distR="0">
            <wp:extent cx="5495925" cy="2705100"/>
            <wp:effectExtent l="0" t="0" r="9525" b="0"/>
            <wp:docPr id="26" name="Picture 26" descr="https://o7planning.org/vi/10283/cache/images/i/7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o7planning.org/vi/10283/cache/images/i/7065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9021" cy="2706624"/>
                    </a:xfrm>
                    <a:prstGeom prst="rect">
                      <a:avLst/>
                    </a:prstGeom>
                    <a:noFill/>
                    <a:ln>
                      <a:noFill/>
                    </a:ln>
                  </pic:spPr>
                </pic:pic>
              </a:graphicData>
            </a:graphic>
          </wp:inline>
        </w:drawing>
      </w:r>
    </w:p>
    <w:p w:rsidR="001A53D4" w:rsidRDefault="001A53D4" w:rsidP="001A53D4">
      <w:pPr>
        <w:shd w:val="clear" w:color="auto" w:fill="F6F6F5"/>
        <w:spacing w:before="75" w:after="75"/>
        <w:ind w:left="720"/>
        <w:jc w:val="both"/>
        <w:rPr>
          <w:ins w:id="4" w:author="Unknown"/>
          <w:rFonts w:ascii="HelveticaNeueLight" w:hAnsi="HelveticaNeueLight"/>
          <w:color w:val="000000"/>
        </w:rPr>
      </w:pPr>
      <w:proofErr w:type="gramStart"/>
      <w:ins w:id="5" w:author="Unknown">
        <w:r>
          <w:rPr>
            <w:rStyle w:val="Strong"/>
            <w:rFonts w:ascii="HelveticaNeueLight" w:hAnsi="HelveticaNeueLight"/>
            <w:color w:val="000000"/>
          </w:rPr>
          <w:t>Repository </w:t>
        </w:r>
        <w:r>
          <w:rPr>
            <w:rFonts w:ascii="HelveticaNeueLight" w:hAnsi="HelveticaNeueLight"/>
            <w:color w:val="000000"/>
          </w:rPr>
          <w:t>đã được tạo ra.</w:t>
        </w:r>
        <w:proofErr w:type="gramEnd"/>
      </w:ins>
    </w:p>
    <w:p w:rsidR="001A53D4" w:rsidRDefault="00C066DA" w:rsidP="001A53D4">
      <w:pPr>
        <w:shd w:val="clear" w:color="auto" w:fill="F6F6F5"/>
        <w:spacing w:before="75" w:after="75"/>
        <w:ind w:left="720"/>
        <w:jc w:val="both"/>
        <w:rPr>
          <w:ins w:id="6" w:author="Unknown"/>
          <w:rFonts w:ascii="HelveticaNeueLight" w:hAnsi="HelveticaNeueLight"/>
          <w:color w:val="000000"/>
        </w:rPr>
      </w:pPr>
      <w:r>
        <w:rPr>
          <w:rFonts w:ascii="HelveticaNeueLight" w:hAnsi="HelveticaNeueLight"/>
          <w:noProof/>
          <w:color w:val="000000"/>
          <w:lang w:eastAsia="ja-JP"/>
        </w:rPr>
        <w:drawing>
          <wp:inline distT="0" distB="0" distL="0" distR="0">
            <wp:extent cx="5562600" cy="2962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15">
                      <a:extLst>
                        <a:ext uri="{28A0092B-C50C-407E-A947-70E740481C1C}">
                          <a14:useLocalDpi xmlns:a14="http://schemas.microsoft.com/office/drawing/2010/main" val="0"/>
                        </a:ext>
                      </a:extLst>
                    </a:blip>
                    <a:stretch>
                      <a:fillRect/>
                    </a:stretch>
                  </pic:blipFill>
                  <pic:spPr>
                    <a:xfrm>
                      <a:off x="0" y="0"/>
                      <a:ext cx="5571529" cy="2967030"/>
                    </a:xfrm>
                    <a:prstGeom prst="rect">
                      <a:avLst/>
                    </a:prstGeom>
                  </pic:spPr>
                </pic:pic>
              </a:graphicData>
            </a:graphic>
          </wp:inline>
        </w:drawing>
      </w:r>
    </w:p>
    <w:p w:rsidR="001A53D4" w:rsidRPr="009F1947" w:rsidRDefault="001A53D4" w:rsidP="009F1947">
      <w:pPr>
        <w:shd w:val="clear" w:color="auto" w:fill="F6F6F5"/>
        <w:spacing w:before="75" w:after="75" w:line="240" w:lineRule="auto"/>
        <w:jc w:val="both"/>
        <w:rPr>
          <w:rFonts w:ascii="Times New Roman" w:eastAsia="Times New Roman" w:hAnsi="Times New Roman" w:cs="Times New Roman"/>
          <w:color w:val="000000"/>
          <w:sz w:val="28"/>
          <w:szCs w:val="28"/>
          <w:lang w:val="vi-VN" w:eastAsia="ja-JP"/>
        </w:rPr>
      </w:pPr>
    </w:p>
    <w:p w:rsidR="00F15810" w:rsidRPr="009F1947" w:rsidRDefault="00F15810" w:rsidP="001A53D4">
      <w:pPr>
        <w:pStyle w:val="ListParagraph"/>
        <w:numPr>
          <w:ilvl w:val="0"/>
          <w:numId w:val="11"/>
        </w:numPr>
        <w:shd w:val="clear" w:color="auto" w:fill="F6F6F5"/>
        <w:spacing w:before="75" w:after="75"/>
        <w:jc w:val="both"/>
        <w:rPr>
          <w:rFonts w:ascii="Times New Roman" w:hAnsi="Times New Roman" w:cs="Times New Roman"/>
          <w:color w:val="000000"/>
          <w:sz w:val="28"/>
          <w:szCs w:val="28"/>
          <w:lang w:val="vi-VN"/>
        </w:rPr>
      </w:pPr>
      <w:r w:rsidRPr="009F1947">
        <w:rPr>
          <w:rStyle w:val="Strong"/>
          <w:rFonts w:ascii="Times New Roman" w:hAnsi="Times New Roman" w:cs="Times New Roman"/>
          <w:color w:val="000000"/>
          <w:sz w:val="28"/>
          <w:szCs w:val="28"/>
          <w:lang w:val="vi-VN"/>
        </w:rPr>
        <w:t>GitHub Desktop</w:t>
      </w:r>
      <w:r w:rsidRPr="009F1947">
        <w:rPr>
          <w:rFonts w:ascii="Times New Roman" w:hAnsi="Times New Roman" w:cs="Times New Roman"/>
          <w:color w:val="000000"/>
          <w:sz w:val="28"/>
          <w:szCs w:val="28"/>
          <w:lang w:val="vi-VN"/>
        </w:rPr>
        <w:t> về bản chất là một công cụ trực quan cho phép bạn quản lý </w:t>
      </w:r>
      <w:r w:rsidRPr="009F1947">
        <w:rPr>
          <w:rStyle w:val="Strong"/>
          <w:rFonts w:ascii="Times New Roman" w:hAnsi="Times New Roman" w:cs="Times New Roman"/>
          <w:color w:val="000000"/>
          <w:sz w:val="28"/>
          <w:szCs w:val="28"/>
          <w:lang w:val="vi-VN"/>
        </w:rPr>
        <w:t>Local Repository</w:t>
      </w:r>
      <w:r w:rsidRPr="009F1947">
        <w:rPr>
          <w:rFonts w:ascii="Times New Roman" w:hAnsi="Times New Roman" w:cs="Times New Roman"/>
          <w:color w:val="000000"/>
          <w:sz w:val="28"/>
          <w:szCs w:val="28"/>
          <w:lang w:val="vi-VN"/>
        </w:rPr>
        <w:t> (Kho chứa đị</w:t>
      </w:r>
      <w:r w:rsidR="009F1947">
        <w:rPr>
          <w:rFonts w:ascii="Times New Roman" w:hAnsi="Times New Roman" w:cs="Times New Roman"/>
          <w:color w:val="000000"/>
          <w:sz w:val="28"/>
          <w:szCs w:val="28"/>
          <w:lang w:val="vi-VN"/>
        </w:rPr>
        <w:t xml:space="preserve">a phương) trên máy tính   </w:t>
      </w:r>
      <w:r w:rsidRPr="009F1947">
        <w:rPr>
          <w:rFonts w:ascii="Times New Roman" w:hAnsi="Times New Roman" w:cs="Times New Roman"/>
          <w:color w:val="000000"/>
          <w:sz w:val="28"/>
          <w:szCs w:val="28"/>
          <w:lang w:val="vi-VN"/>
        </w:rPr>
        <w:t>.</w:t>
      </w:r>
    </w:p>
    <w:p w:rsidR="00F15810" w:rsidRPr="001A53D4" w:rsidRDefault="009F1947" w:rsidP="00F15810">
      <w:pPr>
        <w:shd w:val="clear" w:color="auto" w:fill="F6F6F5"/>
        <w:spacing w:before="75" w:after="75"/>
        <w:ind w:left="720"/>
        <w:jc w:val="both"/>
        <w:rPr>
          <w:rFonts w:ascii="Times New Roman" w:hAnsi="Times New Roman" w:cs="Times New Roman"/>
          <w:color w:val="000000"/>
          <w:sz w:val="28"/>
          <w:szCs w:val="28"/>
        </w:rPr>
      </w:pPr>
      <w:r>
        <w:rPr>
          <w:rFonts w:ascii="Times New Roman" w:hAnsi="Times New Roman" w:cs="Times New Roman"/>
          <w:color w:val="000000"/>
          <w:sz w:val="28"/>
          <w:szCs w:val="28"/>
          <w:lang w:val="vi-VN"/>
        </w:rPr>
        <w:t xml:space="preserve">          </w:t>
      </w:r>
      <w:r w:rsidR="00F15810" w:rsidRPr="001A53D4">
        <w:rPr>
          <w:rFonts w:ascii="Times New Roman" w:hAnsi="Times New Roman" w:cs="Times New Roman"/>
          <w:color w:val="000000"/>
          <w:sz w:val="28"/>
          <w:szCs w:val="28"/>
        </w:rPr>
        <w:t>Để download </w:t>
      </w:r>
      <w:r w:rsidR="00F15810" w:rsidRPr="001A53D4">
        <w:rPr>
          <w:rStyle w:val="Strong"/>
          <w:rFonts w:ascii="Times New Roman" w:hAnsi="Times New Roman" w:cs="Times New Roman"/>
          <w:color w:val="000000"/>
          <w:sz w:val="28"/>
          <w:szCs w:val="28"/>
        </w:rPr>
        <w:t>GitHub Desktop</w:t>
      </w:r>
      <w:proofErr w:type="gramStart"/>
      <w:r>
        <w:rPr>
          <w:rFonts w:ascii="Times New Roman" w:hAnsi="Times New Roman" w:cs="Times New Roman"/>
          <w:color w:val="000000"/>
          <w:sz w:val="28"/>
          <w:szCs w:val="28"/>
        </w:rPr>
        <w:t> </w:t>
      </w:r>
      <w:r w:rsidR="00F15810" w:rsidRPr="001A53D4">
        <w:rPr>
          <w:rFonts w:ascii="Times New Roman" w:hAnsi="Times New Roman" w:cs="Times New Roman"/>
          <w:color w:val="000000"/>
          <w:sz w:val="28"/>
          <w:szCs w:val="28"/>
        </w:rPr>
        <w:t xml:space="preserve"> vào</w:t>
      </w:r>
      <w:proofErr w:type="gramEnd"/>
      <w:r w:rsidR="00F15810" w:rsidRPr="001A53D4">
        <w:rPr>
          <w:rFonts w:ascii="Times New Roman" w:hAnsi="Times New Roman" w:cs="Times New Roman"/>
          <w:color w:val="000000"/>
          <w:sz w:val="28"/>
          <w:szCs w:val="28"/>
        </w:rPr>
        <w:t xml:space="preserve"> địa chỉ:</w:t>
      </w:r>
    </w:p>
    <w:p w:rsidR="00F15810" w:rsidRPr="001A53D4" w:rsidRDefault="0044514F" w:rsidP="001A53D4">
      <w:pPr>
        <w:numPr>
          <w:ilvl w:val="0"/>
          <w:numId w:val="9"/>
        </w:numPr>
        <w:shd w:val="clear" w:color="auto" w:fill="F6F6F5"/>
        <w:spacing w:before="100" w:beforeAutospacing="1" w:after="100" w:afterAutospacing="1" w:line="240" w:lineRule="auto"/>
        <w:ind w:left="1440"/>
        <w:jc w:val="both"/>
        <w:rPr>
          <w:rFonts w:ascii="Times New Roman" w:hAnsi="Times New Roman" w:cs="Times New Roman"/>
          <w:color w:val="000000"/>
          <w:sz w:val="28"/>
          <w:szCs w:val="28"/>
        </w:rPr>
      </w:pPr>
      <w:hyperlink r:id="rId16" w:tgtFrame="_blank" w:history="1">
        <w:r w:rsidR="00F15810" w:rsidRPr="001A53D4">
          <w:rPr>
            <w:rStyle w:val="Hyperlink"/>
            <w:rFonts w:ascii="Times New Roman" w:hAnsi="Times New Roman" w:cs="Times New Roman"/>
            <w:color w:val="4C6B87"/>
            <w:sz w:val="28"/>
            <w:szCs w:val="28"/>
          </w:rPr>
          <w:t>https://desktop.github.com/</w:t>
        </w:r>
      </w:hyperlink>
    </w:p>
    <w:p w:rsidR="00F15810" w:rsidRPr="001A53D4" w:rsidRDefault="00F15810" w:rsidP="00F15810">
      <w:pPr>
        <w:shd w:val="clear" w:color="auto" w:fill="F6F6F5"/>
        <w:spacing w:before="75" w:after="75"/>
        <w:ind w:left="720"/>
        <w:jc w:val="both"/>
        <w:rPr>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lastRenderedPageBreak/>
        <w:drawing>
          <wp:inline distT="0" distB="0" distL="0" distR="0" wp14:anchorId="0803D136" wp14:editId="157DBDA5">
            <wp:extent cx="4943475" cy="1962150"/>
            <wp:effectExtent l="0" t="0" r="0" b="0"/>
            <wp:docPr id="13" name="Picture 13" descr="https://o7planning.org/vi/10283/cache/images/i/70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283/cache/images/i/706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8762" cy="1964249"/>
                    </a:xfrm>
                    <a:prstGeom prst="rect">
                      <a:avLst/>
                    </a:prstGeom>
                    <a:noFill/>
                    <a:ln>
                      <a:noFill/>
                    </a:ln>
                  </pic:spPr>
                </pic:pic>
              </a:graphicData>
            </a:graphic>
          </wp:inline>
        </w:drawing>
      </w:r>
    </w:p>
    <w:p w:rsidR="00F15810" w:rsidRPr="001A53D4" w:rsidRDefault="00F15810" w:rsidP="00F15810">
      <w:pPr>
        <w:shd w:val="clear" w:color="auto" w:fill="F6F6F5"/>
        <w:spacing w:before="75" w:after="75"/>
        <w:ind w:left="720"/>
        <w:jc w:val="both"/>
        <w:rPr>
          <w:rFonts w:ascii="Times New Roman" w:hAnsi="Times New Roman" w:cs="Times New Roman"/>
          <w:color w:val="000000"/>
          <w:sz w:val="28"/>
          <w:szCs w:val="28"/>
        </w:rPr>
      </w:pPr>
      <w:r w:rsidRPr="001A53D4">
        <w:rPr>
          <w:rFonts w:ascii="Times New Roman" w:hAnsi="Times New Roman" w:cs="Times New Roman"/>
          <w:color w:val="000000"/>
          <w:sz w:val="28"/>
          <w:szCs w:val="28"/>
        </w:rPr>
        <w:t>Kết quả download:</w:t>
      </w:r>
    </w:p>
    <w:p w:rsidR="00F15810" w:rsidRPr="001A53D4" w:rsidRDefault="00F15810" w:rsidP="00F15810">
      <w:pPr>
        <w:shd w:val="clear" w:color="auto" w:fill="F6F6F5"/>
        <w:spacing w:before="75" w:after="75"/>
        <w:ind w:left="720"/>
        <w:jc w:val="both"/>
        <w:rPr>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drawing>
          <wp:inline distT="0" distB="0" distL="0" distR="0" wp14:anchorId="13E10FD1" wp14:editId="3C2887F3">
            <wp:extent cx="4943475" cy="1471048"/>
            <wp:effectExtent l="0" t="0" r="0" b="0"/>
            <wp:docPr id="12" name="Picture 12" descr="https://o7planning.org/vi/10283/cache/images/i/1537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7planning.org/vi/10283/cache/images/i/153711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7292" cy="1472184"/>
                    </a:xfrm>
                    <a:prstGeom prst="rect">
                      <a:avLst/>
                    </a:prstGeom>
                    <a:noFill/>
                    <a:ln>
                      <a:noFill/>
                    </a:ln>
                  </pic:spPr>
                </pic:pic>
              </a:graphicData>
            </a:graphic>
          </wp:inline>
        </w:drawing>
      </w:r>
    </w:p>
    <w:p w:rsidR="00F15810" w:rsidRPr="001A53D4" w:rsidRDefault="009F1947" w:rsidP="001A53D4">
      <w:pPr>
        <w:pStyle w:val="ListParagraph"/>
        <w:numPr>
          <w:ilvl w:val="0"/>
          <w:numId w:val="11"/>
        </w:numPr>
        <w:shd w:val="clear" w:color="auto" w:fill="F6F6F5"/>
        <w:spacing w:before="75" w:after="75"/>
        <w:jc w:val="both"/>
        <w:rPr>
          <w:rFonts w:ascii="Times New Roman" w:hAnsi="Times New Roman" w:cs="Times New Roman"/>
          <w:color w:val="000000"/>
          <w:sz w:val="28"/>
          <w:szCs w:val="28"/>
        </w:rPr>
      </w:pPr>
      <w:r>
        <w:rPr>
          <w:rFonts w:ascii="Times New Roman" w:hAnsi="Times New Roman" w:cs="Times New Roman"/>
          <w:color w:val="000000"/>
          <w:sz w:val="28"/>
          <w:szCs w:val="28"/>
        </w:rPr>
        <w:t>Sau khi download xong,</w:t>
      </w:r>
      <w:r>
        <w:rPr>
          <w:rFonts w:ascii="Times New Roman" w:hAnsi="Times New Roman" w:cs="Times New Roman"/>
          <w:color w:val="000000"/>
          <w:sz w:val="28"/>
          <w:szCs w:val="28"/>
          <w:lang w:val="vi-VN"/>
        </w:rPr>
        <w:t xml:space="preserve"> </w:t>
      </w:r>
      <w:r w:rsidR="00F15810" w:rsidRPr="001A53D4">
        <w:rPr>
          <w:rFonts w:ascii="Times New Roman" w:hAnsi="Times New Roman" w:cs="Times New Roman"/>
          <w:color w:val="000000"/>
          <w:sz w:val="28"/>
          <w:szCs w:val="28"/>
        </w:rPr>
        <w:t>cần cài đặt </w:t>
      </w:r>
      <w:r w:rsidR="00F15810" w:rsidRPr="001A53D4">
        <w:rPr>
          <w:rStyle w:val="Strong"/>
          <w:rFonts w:ascii="Times New Roman" w:hAnsi="Times New Roman" w:cs="Times New Roman"/>
          <w:color w:val="000000"/>
          <w:sz w:val="28"/>
          <w:szCs w:val="28"/>
        </w:rPr>
        <w:t>GitHub Desktop</w:t>
      </w:r>
      <w:r w:rsidR="00F15810" w:rsidRPr="001A53D4">
        <w:rPr>
          <w:rFonts w:ascii="Times New Roman" w:hAnsi="Times New Roman" w:cs="Times New Roman"/>
          <w:color w:val="000000"/>
          <w:sz w:val="28"/>
          <w:szCs w:val="28"/>
        </w:rPr>
        <w:t> vào máy tính:</w:t>
      </w:r>
    </w:p>
    <w:p w:rsidR="00F15810" w:rsidRPr="001A53D4" w:rsidRDefault="00F15810" w:rsidP="00F15810">
      <w:pPr>
        <w:shd w:val="clear" w:color="auto" w:fill="F6F6F5"/>
        <w:spacing w:before="75" w:after="75"/>
        <w:ind w:left="720"/>
        <w:jc w:val="both"/>
        <w:rPr>
          <w:rFonts w:ascii="Times New Roman" w:hAnsi="Times New Roman" w:cs="Times New Roman"/>
          <w:color w:val="000000"/>
          <w:sz w:val="28"/>
          <w:szCs w:val="28"/>
        </w:rPr>
      </w:pPr>
      <w:proofErr w:type="gramStart"/>
      <w:r w:rsidRPr="001A53D4">
        <w:rPr>
          <w:rStyle w:val="Strong"/>
          <w:rFonts w:ascii="Times New Roman" w:hAnsi="Times New Roman" w:cs="Times New Roman"/>
          <w:color w:val="000000"/>
          <w:sz w:val="28"/>
          <w:szCs w:val="28"/>
        </w:rPr>
        <w:t>GitHub Desktop </w:t>
      </w:r>
      <w:r w:rsidRPr="001A53D4">
        <w:rPr>
          <w:rFonts w:ascii="Times New Roman" w:hAnsi="Times New Roman" w:cs="Times New Roman"/>
          <w:color w:val="000000"/>
          <w:sz w:val="28"/>
          <w:szCs w:val="28"/>
        </w:rPr>
        <w:t>đã được cài đặt thành công.</w:t>
      </w:r>
      <w:proofErr w:type="gramEnd"/>
    </w:p>
    <w:p w:rsidR="00F15810" w:rsidRPr="001A53D4" w:rsidRDefault="00F15810" w:rsidP="00F15810">
      <w:pPr>
        <w:shd w:val="clear" w:color="auto" w:fill="F6F6F5"/>
        <w:spacing w:before="75" w:after="75"/>
        <w:ind w:left="720"/>
        <w:jc w:val="both"/>
        <w:rPr>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drawing>
          <wp:inline distT="0" distB="0" distL="0" distR="0" wp14:anchorId="79F44E40" wp14:editId="2C6AF506">
            <wp:extent cx="4876800" cy="2445343"/>
            <wp:effectExtent l="0" t="0" r="0" b="0"/>
            <wp:docPr id="11" name="Picture 11" descr="https://o7planning.org/vi/10283/cache/images/i/70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7planning.org/vi/10283/cache/images/i/7046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7267" cy="2450592"/>
                    </a:xfrm>
                    <a:prstGeom prst="rect">
                      <a:avLst/>
                    </a:prstGeom>
                    <a:noFill/>
                    <a:ln>
                      <a:noFill/>
                    </a:ln>
                  </pic:spPr>
                </pic:pic>
              </a:graphicData>
            </a:graphic>
          </wp:inline>
        </w:drawing>
      </w:r>
    </w:p>
    <w:p w:rsidR="00F15810" w:rsidRPr="001A53D4" w:rsidRDefault="00F15810" w:rsidP="00F15810">
      <w:pPr>
        <w:pStyle w:val="Heading2"/>
        <w:shd w:val="clear" w:color="auto" w:fill="F6F6F5"/>
        <w:spacing w:line="450" w:lineRule="atLeast"/>
        <w:jc w:val="both"/>
        <w:rPr>
          <w:rFonts w:ascii="Times New Roman" w:hAnsi="Times New Roman" w:cs="Times New Roman"/>
          <w:b w:val="0"/>
          <w:bCs w:val="0"/>
          <w:color w:val="FF9249"/>
          <w:sz w:val="28"/>
          <w:szCs w:val="28"/>
        </w:rPr>
      </w:pPr>
      <w:bookmarkStart w:id="7" w:name="a70466"/>
      <w:bookmarkEnd w:id="7"/>
      <w:r w:rsidRPr="001A53D4">
        <w:rPr>
          <w:rFonts w:ascii="Times New Roman" w:hAnsi="Times New Roman" w:cs="Times New Roman"/>
          <w:b w:val="0"/>
          <w:bCs w:val="0"/>
          <w:color w:val="FF9249"/>
          <w:sz w:val="28"/>
          <w:szCs w:val="28"/>
        </w:rPr>
        <w:lastRenderedPageBreak/>
        <w:t>Chạy GitHub Desktop</w:t>
      </w:r>
    </w:p>
    <w:p w:rsidR="00F15810" w:rsidRPr="001A53D4" w:rsidRDefault="00F15810" w:rsidP="00F15810">
      <w:pPr>
        <w:shd w:val="clear" w:color="auto" w:fill="F6F6F5"/>
        <w:spacing w:before="75" w:after="75"/>
        <w:ind w:left="720"/>
        <w:jc w:val="both"/>
        <w:rPr>
          <w:ins w:id="8"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drawing>
          <wp:inline distT="0" distB="0" distL="0" distR="0" wp14:anchorId="1E469FC1" wp14:editId="166B67E9">
            <wp:extent cx="2828925" cy="1578524"/>
            <wp:effectExtent l="0" t="0" r="0" b="3175"/>
            <wp:docPr id="10" name="Picture 10" descr="https://o7planning.org/vi/10283/cache/images/i/7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7planning.org/vi/10283/cache/images/i/7046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4997" cy="1581912"/>
                    </a:xfrm>
                    <a:prstGeom prst="rect">
                      <a:avLst/>
                    </a:prstGeom>
                    <a:noFill/>
                    <a:ln>
                      <a:noFill/>
                    </a:ln>
                  </pic:spPr>
                </pic:pic>
              </a:graphicData>
            </a:graphic>
          </wp:inline>
        </w:drawing>
      </w:r>
    </w:p>
    <w:p w:rsidR="00F15810" w:rsidRPr="001A53D4" w:rsidRDefault="00F15810" w:rsidP="00F15810">
      <w:pPr>
        <w:shd w:val="clear" w:color="auto" w:fill="F6F6F5"/>
        <w:spacing w:before="75" w:after="75"/>
        <w:ind w:left="720"/>
        <w:jc w:val="both"/>
        <w:rPr>
          <w:ins w:id="9" w:author="Unknown"/>
          <w:rFonts w:ascii="Times New Roman" w:hAnsi="Times New Roman" w:cs="Times New Roman"/>
          <w:color w:val="000000"/>
          <w:sz w:val="28"/>
          <w:szCs w:val="28"/>
        </w:rPr>
      </w:pPr>
      <w:proofErr w:type="gramStart"/>
      <w:ins w:id="10" w:author="Unknown">
        <w:r w:rsidRPr="001A53D4">
          <w:rPr>
            <w:rFonts w:ascii="Times New Roman" w:hAnsi="Times New Roman" w:cs="Times New Roman"/>
            <w:color w:val="000000"/>
            <w:sz w:val="28"/>
            <w:szCs w:val="28"/>
          </w:rPr>
          <w:t>Đăng nhập trên </w:t>
        </w:r>
        <w:r w:rsidRPr="001A53D4">
          <w:rPr>
            <w:rStyle w:val="Strong"/>
            <w:rFonts w:ascii="Times New Roman" w:hAnsi="Times New Roman" w:cs="Times New Roman"/>
            <w:color w:val="000000"/>
            <w:sz w:val="28"/>
            <w:szCs w:val="28"/>
          </w:rPr>
          <w:t>GitHub Desktop</w:t>
        </w:r>
        <w:r w:rsidRPr="001A53D4">
          <w:rPr>
            <w:rFonts w:ascii="Times New Roman" w:hAnsi="Times New Roman" w:cs="Times New Roman"/>
            <w:color w:val="000000"/>
            <w:sz w:val="28"/>
            <w:szCs w:val="28"/>
          </w:rPr>
          <w:t> để kết nối vào tài khoản </w:t>
        </w:r>
        <w:r w:rsidRPr="001A53D4">
          <w:rPr>
            <w:rStyle w:val="Strong"/>
            <w:rFonts w:ascii="Times New Roman" w:hAnsi="Times New Roman" w:cs="Times New Roman"/>
            <w:color w:val="000000"/>
            <w:sz w:val="28"/>
            <w:szCs w:val="28"/>
          </w:rPr>
          <w:t>GitHub</w:t>
        </w:r>
        <w:r w:rsidRPr="001A53D4">
          <w:rPr>
            <w:rFonts w:ascii="Times New Roman" w:hAnsi="Times New Roman" w:cs="Times New Roman"/>
            <w:color w:val="000000"/>
            <w:sz w:val="28"/>
            <w:szCs w:val="28"/>
          </w:rPr>
          <w:t>.</w:t>
        </w:r>
        <w:proofErr w:type="gramEnd"/>
      </w:ins>
    </w:p>
    <w:p w:rsidR="00F15810" w:rsidRPr="001A53D4" w:rsidRDefault="00F15810" w:rsidP="00F15810">
      <w:pPr>
        <w:shd w:val="clear" w:color="auto" w:fill="F6F6F5"/>
        <w:spacing w:before="75" w:after="75"/>
        <w:ind w:left="720"/>
        <w:jc w:val="both"/>
        <w:rPr>
          <w:ins w:id="11"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drawing>
          <wp:inline distT="0" distB="0" distL="0" distR="0" wp14:anchorId="317E2359" wp14:editId="4F1ECEAB">
            <wp:extent cx="4608576" cy="2331720"/>
            <wp:effectExtent l="0" t="0" r="1905" b="0"/>
            <wp:docPr id="9" name="Picture 9" descr="https://o7planning.org/vi/10283/cache/images/i/70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vi/10283/cache/images/i/7047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8576" cy="2331720"/>
                    </a:xfrm>
                    <a:prstGeom prst="rect">
                      <a:avLst/>
                    </a:prstGeom>
                    <a:noFill/>
                    <a:ln>
                      <a:noFill/>
                    </a:ln>
                  </pic:spPr>
                </pic:pic>
              </a:graphicData>
            </a:graphic>
          </wp:inline>
        </w:drawing>
      </w:r>
    </w:p>
    <w:p w:rsidR="00F15810" w:rsidRPr="001A53D4" w:rsidRDefault="00F15810" w:rsidP="00F15810">
      <w:pPr>
        <w:shd w:val="clear" w:color="auto" w:fill="F6F6F5"/>
        <w:spacing w:before="75" w:after="75"/>
        <w:ind w:left="720"/>
        <w:jc w:val="both"/>
        <w:rPr>
          <w:ins w:id="12"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drawing>
          <wp:inline distT="0" distB="0" distL="0" distR="0" wp14:anchorId="6BEB5EF2" wp14:editId="3FA6482D">
            <wp:extent cx="4599377" cy="2305050"/>
            <wp:effectExtent l="0" t="0" r="0" b="0"/>
            <wp:docPr id="8" name="Picture 8" descr="https://o7planning.org/vi/10283/cache/images/i/70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7planning.org/vi/10283/cache/images/i/7047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8576" cy="2309660"/>
                    </a:xfrm>
                    <a:prstGeom prst="rect">
                      <a:avLst/>
                    </a:prstGeom>
                    <a:noFill/>
                    <a:ln>
                      <a:noFill/>
                    </a:ln>
                  </pic:spPr>
                </pic:pic>
              </a:graphicData>
            </a:graphic>
          </wp:inline>
        </w:drawing>
      </w:r>
    </w:p>
    <w:p w:rsidR="00F15810" w:rsidRPr="001A53D4" w:rsidRDefault="00F15810" w:rsidP="00F15810">
      <w:pPr>
        <w:shd w:val="clear" w:color="auto" w:fill="F6F6F5"/>
        <w:spacing w:before="75" w:after="75"/>
        <w:ind w:left="720"/>
        <w:jc w:val="both"/>
        <w:rPr>
          <w:rFonts w:ascii="Times New Roman" w:hAnsi="Times New Roman" w:cs="Times New Roman"/>
          <w:color w:val="000000"/>
          <w:sz w:val="28"/>
          <w:szCs w:val="28"/>
          <w:lang w:val="vi-VN"/>
        </w:rPr>
      </w:pPr>
    </w:p>
    <w:p w:rsidR="00F15810" w:rsidRPr="001A53D4" w:rsidRDefault="00F15810" w:rsidP="00F15810">
      <w:pPr>
        <w:shd w:val="clear" w:color="auto" w:fill="F6F6F5"/>
        <w:spacing w:before="75" w:after="75"/>
        <w:ind w:left="720"/>
        <w:jc w:val="both"/>
        <w:rPr>
          <w:rFonts w:ascii="Times New Roman" w:hAnsi="Times New Roman" w:cs="Times New Roman"/>
          <w:color w:val="000000"/>
          <w:sz w:val="28"/>
          <w:szCs w:val="28"/>
          <w:lang w:val="vi-VN"/>
        </w:rPr>
      </w:pPr>
    </w:p>
    <w:p w:rsidR="00F15810" w:rsidRPr="001A53D4" w:rsidRDefault="00F15810" w:rsidP="00F15810">
      <w:pPr>
        <w:shd w:val="clear" w:color="auto" w:fill="F6F6F5"/>
        <w:spacing w:before="75" w:after="75"/>
        <w:ind w:left="720"/>
        <w:jc w:val="both"/>
        <w:rPr>
          <w:rFonts w:ascii="Times New Roman" w:hAnsi="Times New Roman" w:cs="Times New Roman"/>
          <w:color w:val="000000"/>
          <w:sz w:val="28"/>
          <w:szCs w:val="28"/>
          <w:lang w:val="vi-VN"/>
        </w:rPr>
      </w:pPr>
    </w:p>
    <w:p w:rsidR="00F15810" w:rsidRPr="001A53D4" w:rsidRDefault="00F15810" w:rsidP="00F15810">
      <w:pPr>
        <w:shd w:val="clear" w:color="auto" w:fill="F6F6F5"/>
        <w:spacing w:before="75" w:after="75"/>
        <w:ind w:left="720"/>
        <w:jc w:val="both"/>
        <w:rPr>
          <w:ins w:id="13"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lastRenderedPageBreak/>
        <w:drawing>
          <wp:inline distT="0" distB="0" distL="0" distR="0" wp14:anchorId="692BAD4D" wp14:editId="4BA463B3">
            <wp:extent cx="4608576" cy="2386584"/>
            <wp:effectExtent l="0" t="0" r="1905" b="0"/>
            <wp:docPr id="7" name="Picture 7" descr="https://o7planning.org/vi/10283/cache/images/i/70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7planning.org/vi/10283/cache/images/i/7048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8576" cy="2386584"/>
                    </a:xfrm>
                    <a:prstGeom prst="rect">
                      <a:avLst/>
                    </a:prstGeom>
                    <a:noFill/>
                    <a:ln>
                      <a:noFill/>
                    </a:ln>
                  </pic:spPr>
                </pic:pic>
              </a:graphicData>
            </a:graphic>
          </wp:inline>
        </w:drawing>
      </w:r>
    </w:p>
    <w:p w:rsidR="00F15810" w:rsidRPr="001A53D4" w:rsidRDefault="00F15810" w:rsidP="00F15810">
      <w:pPr>
        <w:shd w:val="clear" w:color="auto" w:fill="F6F6F5"/>
        <w:spacing w:before="75" w:after="75"/>
        <w:ind w:left="720"/>
        <w:jc w:val="both"/>
        <w:rPr>
          <w:ins w:id="14"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drawing>
          <wp:inline distT="0" distB="0" distL="0" distR="0" wp14:anchorId="7C91A61C" wp14:editId="7A9E8970">
            <wp:extent cx="4608576" cy="2130552"/>
            <wp:effectExtent l="0" t="0" r="1905" b="3175"/>
            <wp:docPr id="6" name="Picture 6" descr="https://o7planning.org/vi/10283/cache/images/i/1537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7planning.org/vi/10283/cache/images/i/1537164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8576" cy="2130552"/>
                    </a:xfrm>
                    <a:prstGeom prst="rect">
                      <a:avLst/>
                    </a:prstGeom>
                    <a:noFill/>
                    <a:ln>
                      <a:noFill/>
                    </a:ln>
                  </pic:spPr>
                </pic:pic>
              </a:graphicData>
            </a:graphic>
          </wp:inline>
        </w:drawing>
      </w:r>
    </w:p>
    <w:p w:rsidR="00F15810" w:rsidRPr="001A53D4" w:rsidRDefault="00F15810" w:rsidP="00F15810">
      <w:pPr>
        <w:shd w:val="clear" w:color="auto" w:fill="F6F6F5"/>
        <w:spacing w:before="75" w:after="75"/>
        <w:ind w:left="720"/>
        <w:jc w:val="both"/>
        <w:rPr>
          <w:ins w:id="15"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drawing>
          <wp:inline distT="0" distB="0" distL="0" distR="0" wp14:anchorId="2F0B84E6" wp14:editId="67F64518">
            <wp:extent cx="4608576" cy="3172968"/>
            <wp:effectExtent l="0" t="0" r="1905" b="8890"/>
            <wp:docPr id="5" name="Picture 5" descr="https://o7planning.org/vi/10283/cache/images/i/1537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7planning.org/vi/10283/cache/images/i/1537168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8576" cy="3172968"/>
                    </a:xfrm>
                    <a:prstGeom prst="rect">
                      <a:avLst/>
                    </a:prstGeom>
                    <a:noFill/>
                    <a:ln>
                      <a:noFill/>
                    </a:ln>
                  </pic:spPr>
                </pic:pic>
              </a:graphicData>
            </a:graphic>
          </wp:inline>
        </w:drawing>
      </w:r>
    </w:p>
    <w:p w:rsidR="00F15810" w:rsidRPr="001A53D4" w:rsidRDefault="00F15810" w:rsidP="00F15810">
      <w:pPr>
        <w:shd w:val="clear" w:color="auto" w:fill="F6F6F5"/>
        <w:spacing w:before="75" w:after="75"/>
        <w:ind w:left="720"/>
        <w:jc w:val="both"/>
        <w:rPr>
          <w:ins w:id="16" w:author="Unknown"/>
          <w:rFonts w:ascii="Times New Roman" w:hAnsi="Times New Roman" w:cs="Times New Roman"/>
          <w:color w:val="000000"/>
          <w:sz w:val="28"/>
          <w:szCs w:val="28"/>
        </w:rPr>
      </w:pPr>
      <w:proofErr w:type="gramStart"/>
      <w:ins w:id="17" w:author="Unknown">
        <w:r w:rsidRPr="001A53D4">
          <w:rPr>
            <w:rFonts w:ascii="Times New Roman" w:hAnsi="Times New Roman" w:cs="Times New Roman"/>
            <w:color w:val="000000"/>
            <w:sz w:val="28"/>
            <w:szCs w:val="28"/>
          </w:rPr>
          <w:t>Cho tới lúc này trên máy tính của bạn chưa có một </w:t>
        </w:r>
        <w:r w:rsidRPr="001A53D4">
          <w:rPr>
            <w:rStyle w:val="Strong"/>
            <w:rFonts w:ascii="Times New Roman" w:hAnsi="Times New Roman" w:cs="Times New Roman"/>
            <w:color w:val="000000"/>
            <w:sz w:val="28"/>
            <w:szCs w:val="28"/>
          </w:rPr>
          <w:t>Local Repository</w:t>
        </w:r>
        <w:r w:rsidRPr="001A53D4">
          <w:rPr>
            <w:rFonts w:ascii="Times New Roman" w:hAnsi="Times New Roman" w:cs="Times New Roman"/>
            <w:color w:val="000000"/>
            <w:sz w:val="28"/>
            <w:szCs w:val="28"/>
          </w:rPr>
          <w:t> nào.</w:t>
        </w:r>
        <w:proofErr w:type="gramEnd"/>
      </w:ins>
    </w:p>
    <w:p w:rsidR="001A53D4" w:rsidRPr="001A53D4" w:rsidRDefault="001A53D4" w:rsidP="001A53D4">
      <w:pPr>
        <w:pStyle w:val="Heading2"/>
        <w:shd w:val="clear" w:color="auto" w:fill="F6F6F5"/>
        <w:spacing w:line="450" w:lineRule="atLeast"/>
        <w:jc w:val="both"/>
        <w:rPr>
          <w:rFonts w:ascii="Times New Roman" w:hAnsi="Times New Roman" w:cs="Times New Roman"/>
          <w:b w:val="0"/>
          <w:bCs w:val="0"/>
          <w:color w:val="FF9249"/>
          <w:sz w:val="28"/>
          <w:szCs w:val="28"/>
        </w:rPr>
      </w:pPr>
      <w:r w:rsidRPr="001A53D4">
        <w:rPr>
          <w:rFonts w:ascii="Times New Roman" w:hAnsi="Times New Roman" w:cs="Times New Roman"/>
          <w:b w:val="0"/>
          <w:bCs w:val="0"/>
          <w:color w:val="FF9249"/>
          <w:sz w:val="28"/>
          <w:szCs w:val="28"/>
        </w:rPr>
        <w:lastRenderedPageBreak/>
        <w:t xml:space="preserve"> Kết nối GitHub và GitHub Desktop</w:t>
      </w:r>
    </w:p>
    <w:p w:rsidR="001A53D4" w:rsidRPr="001A53D4" w:rsidRDefault="001A53D4" w:rsidP="001A53D4">
      <w:pPr>
        <w:shd w:val="clear" w:color="auto" w:fill="F6F6F5"/>
        <w:spacing w:before="75" w:after="75"/>
        <w:ind w:left="720"/>
        <w:jc w:val="both"/>
        <w:rPr>
          <w:ins w:id="18" w:author="Unknown"/>
          <w:rFonts w:ascii="Times New Roman" w:hAnsi="Times New Roman" w:cs="Times New Roman"/>
          <w:color w:val="000000"/>
          <w:sz w:val="28"/>
          <w:szCs w:val="28"/>
        </w:rPr>
      </w:pPr>
      <w:ins w:id="19" w:author="Unknown">
        <w:r w:rsidRPr="001A53D4">
          <w:rPr>
            <w:rFonts w:ascii="Times New Roman" w:hAnsi="Times New Roman" w:cs="Times New Roman"/>
            <w:color w:val="000000"/>
            <w:sz w:val="28"/>
            <w:szCs w:val="28"/>
          </w:rPr>
          <w:t xml:space="preserve">Trước hết cần chọn một </w:t>
        </w:r>
        <w:proofErr w:type="gramStart"/>
        <w:r w:rsidRPr="001A53D4">
          <w:rPr>
            <w:rFonts w:ascii="Times New Roman" w:hAnsi="Times New Roman" w:cs="Times New Roman"/>
            <w:color w:val="000000"/>
            <w:sz w:val="28"/>
            <w:szCs w:val="28"/>
          </w:rPr>
          <w:t>thư</w:t>
        </w:r>
        <w:proofErr w:type="gramEnd"/>
        <w:r w:rsidRPr="001A53D4">
          <w:rPr>
            <w:rFonts w:ascii="Times New Roman" w:hAnsi="Times New Roman" w:cs="Times New Roman"/>
            <w:color w:val="000000"/>
            <w:sz w:val="28"/>
            <w:szCs w:val="28"/>
          </w:rPr>
          <w:t xml:space="preserve"> mục rỗng để làm vị trí chứa dữ liệu địa phương.</w:t>
        </w:r>
      </w:ins>
    </w:p>
    <w:p w:rsidR="001A53D4" w:rsidRPr="001A53D4" w:rsidRDefault="001A53D4" w:rsidP="00ED4773">
      <w:pPr>
        <w:shd w:val="clear" w:color="auto" w:fill="F6F6F5"/>
        <w:spacing w:before="75" w:after="75"/>
        <w:ind w:left="720"/>
        <w:jc w:val="both"/>
        <w:rPr>
          <w:ins w:id="20" w:author="Unknown"/>
          <w:rFonts w:ascii="Times New Roman" w:hAnsi="Times New Roman" w:cs="Times New Roman"/>
          <w:color w:val="000000"/>
          <w:sz w:val="28"/>
          <w:szCs w:val="28"/>
        </w:rPr>
      </w:pPr>
      <w:ins w:id="21" w:author="Unknown">
        <w:r w:rsidRPr="001A53D4">
          <w:rPr>
            <w:rFonts w:ascii="Times New Roman" w:hAnsi="Times New Roman" w:cs="Times New Roman"/>
            <w:color w:val="000000"/>
            <w:sz w:val="28"/>
            <w:szCs w:val="28"/>
          </w:rPr>
          <w:t>Chẳng hạn:</w:t>
        </w:r>
      </w:ins>
      <w:r w:rsidR="00ED4773" w:rsidRPr="00ED4773">
        <w:t xml:space="preserve"> </w:t>
      </w:r>
      <w:r w:rsidR="00ED4773" w:rsidRPr="00ED4773">
        <w:rPr>
          <w:rFonts w:ascii="Times New Roman" w:hAnsi="Times New Roman" w:cs="Times New Roman"/>
          <w:color w:val="000000"/>
          <w:sz w:val="28"/>
          <w:szCs w:val="28"/>
        </w:rPr>
        <w:t>C:\Users\</w:t>
      </w:r>
      <w:r w:rsidR="00ED4773">
        <w:rPr>
          <w:rFonts w:ascii="Times New Roman" w:hAnsi="Times New Roman" w:cs="Times New Roman"/>
          <w:color w:val="000000"/>
          <w:sz w:val="28"/>
          <w:szCs w:val="28"/>
        </w:rPr>
        <w:t>annv\Documents\GitHub</w:t>
      </w:r>
      <w:r w:rsidR="00ED4773" w:rsidRPr="001A53D4">
        <w:rPr>
          <w:rFonts w:ascii="Times New Roman" w:hAnsi="Times New Roman" w:cs="Times New Roman"/>
          <w:color w:val="000000"/>
          <w:sz w:val="28"/>
          <w:szCs w:val="28"/>
        </w:rPr>
        <w:t xml:space="preserve"> </w:t>
      </w:r>
    </w:p>
    <w:p w:rsidR="001A53D4" w:rsidRPr="001A53D4" w:rsidRDefault="00ED4773" w:rsidP="001A53D4">
      <w:pPr>
        <w:shd w:val="clear" w:color="auto" w:fill="F6F6F5"/>
        <w:spacing w:before="75" w:after="75"/>
        <w:ind w:left="720"/>
        <w:jc w:val="both"/>
        <w:rPr>
          <w:ins w:id="22" w:author="Unknown"/>
          <w:rFonts w:ascii="Times New Roman" w:hAnsi="Times New Roman" w:cs="Times New Roman"/>
          <w:color w:val="000000"/>
          <w:sz w:val="28"/>
          <w:szCs w:val="28"/>
        </w:rPr>
      </w:pPr>
      <w:r>
        <w:rPr>
          <w:rFonts w:ascii="Times New Roman" w:hAnsi="Times New Roman" w:cs="Times New Roman"/>
          <w:noProof/>
          <w:color w:val="000000"/>
          <w:sz w:val="28"/>
          <w:szCs w:val="28"/>
          <w:lang w:eastAsia="ja-JP"/>
        </w:rPr>
        <w:drawing>
          <wp:inline distT="0" distB="0" distL="0" distR="0">
            <wp:extent cx="5124450" cy="2695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4450" cy="2695575"/>
                    </a:xfrm>
                    <a:prstGeom prst="rect">
                      <a:avLst/>
                    </a:prstGeom>
                  </pic:spPr>
                </pic:pic>
              </a:graphicData>
            </a:graphic>
          </wp:inline>
        </w:drawing>
      </w:r>
    </w:p>
    <w:p w:rsidR="001A53D4" w:rsidRPr="001A53D4" w:rsidRDefault="001A53D4" w:rsidP="001A53D4">
      <w:pPr>
        <w:shd w:val="clear" w:color="auto" w:fill="F6F6F5"/>
        <w:spacing w:before="75" w:after="75"/>
        <w:ind w:left="720"/>
        <w:jc w:val="both"/>
        <w:rPr>
          <w:ins w:id="23"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drawing>
          <wp:inline distT="0" distB="0" distL="0" distR="0" wp14:anchorId="25413DD7" wp14:editId="52EE1B8C">
            <wp:extent cx="4608576" cy="3182112"/>
            <wp:effectExtent l="0" t="0" r="1905" b="0"/>
            <wp:docPr id="23" name="Picture 23" descr="https://o7planning.org/vi/10283/cache/images/i/1537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o7planning.org/vi/10283/cache/images/i/1537215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8576" cy="3182112"/>
                    </a:xfrm>
                    <a:prstGeom prst="rect">
                      <a:avLst/>
                    </a:prstGeom>
                    <a:noFill/>
                    <a:ln>
                      <a:noFill/>
                    </a:ln>
                  </pic:spPr>
                </pic:pic>
              </a:graphicData>
            </a:graphic>
          </wp:inline>
        </w:drawing>
      </w:r>
    </w:p>
    <w:p w:rsidR="001A53D4" w:rsidRPr="001A53D4" w:rsidRDefault="001A53D4" w:rsidP="001A53D4">
      <w:pPr>
        <w:shd w:val="clear" w:color="auto" w:fill="F6F6F5"/>
        <w:spacing w:before="75" w:after="75"/>
        <w:ind w:left="720"/>
        <w:jc w:val="both"/>
        <w:rPr>
          <w:ins w:id="24" w:author="Unknown"/>
          <w:rFonts w:ascii="Times New Roman" w:hAnsi="Times New Roman" w:cs="Times New Roman"/>
          <w:color w:val="000000"/>
          <w:sz w:val="28"/>
          <w:szCs w:val="28"/>
        </w:rPr>
      </w:pPr>
      <w:ins w:id="25" w:author="Unknown">
        <w:r w:rsidRPr="001A53D4">
          <w:rPr>
            <w:rFonts w:ascii="Times New Roman" w:hAnsi="Times New Roman" w:cs="Times New Roman"/>
            <w:color w:val="000000"/>
            <w:sz w:val="28"/>
            <w:szCs w:val="28"/>
          </w:rPr>
          <w:t>Trên </w:t>
        </w:r>
        <w:r w:rsidRPr="001A53D4">
          <w:rPr>
            <w:rStyle w:val="Strong"/>
            <w:rFonts w:ascii="Times New Roman" w:hAnsi="Times New Roman" w:cs="Times New Roman"/>
            <w:color w:val="000000"/>
            <w:sz w:val="28"/>
            <w:szCs w:val="28"/>
          </w:rPr>
          <w:t>GitHub Desktop</w:t>
        </w:r>
        <w:r w:rsidRPr="001A53D4">
          <w:rPr>
            <w:rFonts w:ascii="Times New Roman" w:hAnsi="Times New Roman" w:cs="Times New Roman"/>
            <w:color w:val="000000"/>
            <w:sz w:val="28"/>
            <w:szCs w:val="28"/>
          </w:rPr>
          <w:t>, lựa chọn một </w:t>
        </w:r>
        <w:r w:rsidRPr="001A53D4">
          <w:rPr>
            <w:rStyle w:val="Strong"/>
            <w:rFonts w:ascii="Times New Roman" w:hAnsi="Times New Roman" w:cs="Times New Roman"/>
            <w:color w:val="000000"/>
            <w:sz w:val="28"/>
            <w:szCs w:val="28"/>
          </w:rPr>
          <w:t>Repository </w:t>
        </w:r>
        <w:r w:rsidRPr="001A53D4">
          <w:rPr>
            <w:rFonts w:ascii="Times New Roman" w:hAnsi="Times New Roman" w:cs="Times New Roman"/>
            <w:color w:val="000000"/>
            <w:sz w:val="28"/>
            <w:szCs w:val="28"/>
          </w:rPr>
          <w:t>bạn đã tạo trên </w:t>
        </w:r>
        <w:r w:rsidRPr="001A53D4">
          <w:rPr>
            <w:rStyle w:val="Strong"/>
            <w:rFonts w:ascii="Times New Roman" w:hAnsi="Times New Roman" w:cs="Times New Roman"/>
            <w:color w:val="000000"/>
            <w:sz w:val="28"/>
            <w:szCs w:val="28"/>
          </w:rPr>
          <w:t>GitHub</w:t>
        </w:r>
        <w:r w:rsidRPr="001A53D4">
          <w:rPr>
            <w:rFonts w:ascii="Times New Roman" w:hAnsi="Times New Roman" w:cs="Times New Roman"/>
            <w:color w:val="000000"/>
            <w:sz w:val="28"/>
            <w:szCs w:val="28"/>
          </w:rPr>
          <w:t> để </w:t>
        </w:r>
        <w:r w:rsidRPr="001A53D4">
          <w:rPr>
            <w:rStyle w:val="Strong"/>
            <w:rFonts w:ascii="Times New Roman" w:hAnsi="Times New Roman" w:cs="Times New Roman"/>
            <w:color w:val="000000"/>
            <w:sz w:val="28"/>
            <w:szCs w:val="28"/>
          </w:rPr>
          <w:t>clone </w:t>
        </w:r>
        <w:r w:rsidRPr="001A53D4">
          <w:rPr>
            <w:rFonts w:ascii="Times New Roman" w:hAnsi="Times New Roman" w:cs="Times New Roman"/>
            <w:color w:val="000000"/>
            <w:sz w:val="28"/>
            <w:szCs w:val="28"/>
          </w:rPr>
          <w:t>(Tạo bản sao chép) thành một bản ở máy tính địa phương của bạn.</w:t>
        </w:r>
      </w:ins>
    </w:p>
    <w:p w:rsidR="001A53D4" w:rsidRPr="001A53D4" w:rsidRDefault="00235F8F" w:rsidP="001A53D4">
      <w:pPr>
        <w:shd w:val="clear" w:color="auto" w:fill="F6F6F5"/>
        <w:spacing w:before="75" w:after="75"/>
        <w:ind w:left="720"/>
        <w:jc w:val="both"/>
        <w:rPr>
          <w:ins w:id="26" w:author="Unknown"/>
          <w:rFonts w:ascii="Times New Roman" w:hAnsi="Times New Roman" w:cs="Times New Roman"/>
          <w:color w:val="000000"/>
          <w:sz w:val="28"/>
          <w:szCs w:val="28"/>
        </w:rPr>
      </w:pPr>
      <w:r>
        <w:rPr>
          <w:rFonts w:ascii="Times New Roman" w:hAnsi="Times New Roman" w:cs="Times New Roman"/>
          <w:noProof/>
          <w:color w:val="000000"/>
          <w:sz w:val="28"/>
          <w:szCs w:val="28"/>
          <w:lang w:eastAsia="ja-JP"/>
        </w:rPr>
        <w:lastRenderedPageBreak/>
        <w:drawing>
          <wp:inline distT="0" distB="0" distL="0" distR="0">
            <wp:extent cx="5943600" cy="2990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1A53D4" w:rsidRPr="001A53D4" w:rsidRDefault="001A53D4" w:rsidP="001A53D4">
      <w:pPr>
        <w:shd w:val="clear" w:color="auto" w:fill="F6F6F5"/>
        <w:spacing w:before="75" w:after="75"/>
        <w:ind w:left="720"/>
        <w:jc w:val="both"/>
        <w:rPr>
          <w:ins w:id="27" w:author="Unknown"/>
          <w:rFonts w:ascii="Times New Roman" w:hAnsi="Times New Roman" w:cs="Times New Roman"/>
          <w:color w:val="000000"/>
          <w:sz w:val="28"/>
          <w:szCs w:val="28"/>
        </w:rPr>
      </w:pPr>
      <w:proofErr w:type="gramStart"/>
      <w:ins w:id="28" w:author="Unknown">
        <w:r w:rsidRPr="001A53D4">
          <w:rPr>
            <w:rFonts w:ascii="Times New Roman" w:hAnsi="Times New Roman" w:cs="Times New Roman"/>
            <w:color w:val="000000"/>
            <w:sz w:val="28"/>
            <w:szCs w:val="28"/>
          </w:rPr>
          <w:t>Lúc này trên </w:t>
        </w:r>
        <w:r w:rsidRPr="001A53D4">
          <w:rPr>
            <w:rStyle w:val="Strong"/>
            <w:rFonts w:ascii="Times New Roman" w:hAnsi="Times New Roman" w:cs="Times New Roman"/>
            <w:color w:val="000000"/>
            <w:sz w:val="28"/>
            <w:szCs w:val="28"/>
          </w:rPr>
          <w:t>GitHub Desktop</w:t>
        </w:r>
        <w:r w:rsidRPr="001A53D4">
          <w:rPr>
            <w:rFonts w:ascii="Times New Roman" w:hAnsi="Times New Roman" w:cs="Times New Roman"/>
            <w:color w:val="000000"/>
            <w:sz w:val="28"/>
            <w:szCs w:val="28"/>
          </w:rPr>
          <w:t> bạn sẽ thấy một </w:t>
        </w:r>
        <w:r w:rsidRPr="001A53D4">
          <w:rPr>
            <w:rStyle w:val="Strong"/>
            <w:rFonts w:ascii="Times New Roman" w:hAnsi="Times New Roman" w:cs="Times New Roman"/>
            <w:color w:val="000000"/>
            <w:sz w:val="28"/>
            <w:szCs w:val="28"/>
          </w:rPr>
          <w:t>Local Repository</w:t>
        </w:r>
        <w:r w:rsidRPr="001A53D4">
          <w:rPr>
            <w:rFonts w:ascii="Times New Roman" w:hAnsi="Times New Roman" w:cs="Times New Roman"/>
            <w:color w:val="000000"/>
            <w:sz w:val="28"/>
            <w:szCs w:val="28"/>
          </w:rPr>
          <w:t> đã được tạo ra.</w:t>
        </w:r>
        <w:proofErr w:type="gramEnd"/>
      </w:ins>
    </w:p>
    <w:p w:rsidR="00235F8F" w:rsidRDefault="00235F8F" w:rsidP="001A53D4">
      <w:pPr>
        <w:shd w:val="clear" w:color="auto" w:fill="F6F6F5"/>
        <w:spacing w:before="75" w:after="75"/>
        <w:ind w:left="720"/>
        <w:jc w:val="both"/>
        <w:rPr>
          <w:rFonts w:ascii="Times New Roman" w:eastAsiaTheme="minorEastAsia" w:hAnsi="Times New Roman" w:cs="Times New Roman" w:hint="eastAsia"/>
          <w:color w:val="000000"/>
          <w:sz w:val="28"/>
          <w:szCs w:val="28"/>
          <w:lang w:eastAsia="ja-JP"/>
        </w:rPr>
      </w:pPr>
    </w:p>
    <w:p w:rsidR="00235F8F" w:rsidRDefault="00235F8F" w:rsidP="001A53D4">
      <w:pPr>
        <w:shd w:val="clear" w:color="auto" w:fill="F6F6F5"/>
        <w:spacing w:before="75" w:after="75"/>
        <w:ind w:left="720"/>
        <w:jc w:val="both"/>
        <w:rPr>
          <w:rFonts w:ascii="Times New Roman" w:eastAsiaTheme="minorEastAsia" w:hAnsi="Times New Roman" w:cs="Times New Roman" w:hint="eastAsia"/>
          <w:color w:val="000000"/>
          <w:sz w:val="28"/>
          <w:szCs w:val="28"/>
          <w:lang w:eastAsia="ja-JP"/>
        </w:rPr>
      </w:pPr>
    </w:p>
    <w:p w:rsidR="00235F8F" w:rsidRDefault="00235F8F" w:rsidP="001A53D4">
      <w:pPr>
        <w:shd w:val="clear" w:color="auto" w:fill="F6F6F5"/>
        <w:spacing w:before="75" w:after="75"/>
        <w:ind w:left="720"/>
        <w:jc w:val="both"/>
        <w:rPr>
          <w:rFonts w:ascii="Times New Roman" w:eastAsiaTheme="minorEastAsia" w:hAnsi="Times New Roman" w:cs="Times New Roman" w:hint="eastAsia"/>
          <w:color w:val="000000"/>
          <w:sz w:val="28"/>
          <w:szCs w:val="28"/>
          <w:lang w:eastAsia="ja-JP"/>
        </w:rPr>
      </w:pPr>
    </w:p>
    <w:p w:rsidR="00235F8F" w:rsidRDefault="00235F8F" w:rsidP="001A53D4">
      <w:pPr>
        <w:shd w:val="clear" w:color="auto" w:fill="F6F6F5"/>
        <w:spacing w:before="75" w:after="75"/>
        <w:ind w:left="720"/>
        <w:jc w:val="both"/>
        <w:rPr>
          <w:rFonts w:ascii="Times New Roman" w:eastAsiaTheme="minorEastAsia" w:hAnsi="Times New Roman" w:cs="Times New Roman" w:hint="eastAsia"/>
          <w:color w:val="000000"/>
          <w:sz w:val="28"/>
          <w:szCs w:val="28"/>
          <w:lang w:eastAsia="ja-JP"/>
        </w:rPr>
      </w:pPr>
    </w:p>
    <w:p w:rsidR="00235F8F" w:rsidRDefault="00235F8F" w:rsidP="001A53D4">
      <w:pPr>
        <w:shd w:val="clear" w:color="auto" w:fill="F6F6F5"/>
        <w:spacing w:before="75" w:after="75"/>
        <w:ind w:left="720"/>
        <w:jc w:val="both"/>
        <w:rPr>
          <w:rFonts w:ascii="Times New Roman" w:eastAsiaTheme="minorEastAsia" w:hAnsi="Times New Roman" w:cs="Times New Roman" w:hint="eastAsia"/>
          <w:color w:val="000000"/>
          <w:sz w:val="28"/>
          <w:szCs w:val="28"/>
          <w:lang w:eastAsia="ja-JP"/>
        </w:rPr>
      </w:pPr>
    </w:p>
    <w:p w:rsidR="001A53D4" w:rsidRPr="001A53D4" w:rsidRDefault="00235F8F" w:rsidP="001A53D4">
      <w:pPr>
        <w:shd w:val="clear" w:color="auto" w:fill="F6F6F5"/>
        <w:spacing w:before="75" w:after="75"/>
        <w:ind w:left="720"/>
        <w:jc w:val="both"/>
        <w:rPr>
          <w:ins w:id="29" w:author="Unknown"/>
          <w:rFonts w:ascii="Times New Roman" w:hAnsi="Times New Roman" w:cs="Times New Roman"/>
          <w:color w:val="000000"/>
          <w:sz w:val="28"/>
          <w:szCs w:val="28"/>
        </w:rPr>
      </w:pPr>
      <w:r>
        <w:rPr>
          <w:rFonts w:ascii="Times New Roman" w:hAnsi="Times New Roman" w:cs="Times New Roman"/>
          <w:noProof/>
          <w:color w:val="000000"/>
          <w:sz w:val="28"/>
          <w:szCs w:val="28"/>
          <w:lang w:eastAsia="ja-JP"/>
        </w:rPr>
        <w:drawing>
          <wp:inline distT="0" distB="0" distL="0" distR="0">
            <wp:extent cx="5943600" cy="31610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rsidR="001A53D4" w:rsidRPr="001A53D4" w:rsidRDefault="00235F8F" w:rsidP="001A53D4">
      <w:pPr>
        <w:shd w:val="clear" w:color="auto" w:fill="F6F6F5"/>
        <w:spacing w:before="75" w:after="75"/>
        <w:ind w:left="720"/>
        <w:jc w:val="both"/>
        <w:rPr>
          <w:ins w:id="30" w:author="Unknown"/>
          <w:rFonts w:ascii="Times New Roman" w:hAnsi="Times New Roman" w:cs="Times New Roman"/>
          <w:color w:val="000000"/>
          <w:sz w:val="28"/>
          <w:szCs w:val="28"/>
        </w:rPr>
      </w:pPr>
      <w:r>
        <w:rPr>
          <w:rFonts w:ascii="Times New Roman" w:hAnsi="Times New Roman" w:cs="Times New Roman"/>
          <w:noProof/>
          <w:color w:val="000000"/>
          <w:sz w:val="28"/>
          <w:szCs w:val="28"/>
          <w:lang w:eastAsia="ja-JP"/>
        </w:rPr>
        <w:lastRenderedPageBreak/>
        <w:drawing>
          <wp:inline distT="0" distB="0" distL="0" distR="0">
            <wp:extent cx="5943600" cy="3390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rsidR="001A53D4" w:rsidRPr="001A53D4" w:rsidRDefault="001A53D4" w:rsidP="001A53D4">
      <w:pPr>
        <w:shd w:val="clear" w:color="auto" w:fill="F6F6F5"/>
        <w:spacing w:before="75" w:after="75"/>
        <w:ind w:left="720"/>
        <w:jc w:val="both"/>
        <w:rPr>
          <w:ins w:id="31" w:author="Unknown"/>
          <w:rFonts w:ascii="Times New Roman" w:hAnsi="Times New Roman" w:cs="Times New Roman"/>
          <w:color w:val="000000"/>
          <w:sz w:val="28"/>
          <w:szCs w:val="28"/>
        </w:rPr>
      </w:pPr>
      <w:ins w:id="32" w:author="Unknown">
        <w:r w:rsidRPr="001A53D4">
          <w:rPr>
            <w:rFonts w:ascii="Times New Roman" w:hAnsi="Times New Roman" w:cs="Times New Roman"/>
            <w:color w:val="000000"/>
            <w:sz w:val="28"/>
            <w:szCs w:val="28"/>
          </w:rPr>
          <w:t>Copy một vài file dữ liệu của bạn vào </w:t>
        </w:r>
        <w:r w:rsidRPr="001A53D4">
          <w:rPr>
            <w:rStyle w:val="Strong"/>
            <w:rFonts w:ascii="Times New Roman" w:hAnsi="Times New Roman" w:cs="Times New Roman"/>
            <w:color w:val="000000"/>
            <w:sz w:val="28"/>
            <w:szCs w:val="28"/>
          </w:rPr>
          <w:t>Local Repository</w:t>
        </w:r>
        <w:r w:rsidRPr="001A53D4">
          <w:rPr>
            <w:rFonts w:ascii="Times New Roman" w:hAnsi="Times New Roman" w:cs="Times New Roman"/>
            <w:color w:val="000000"/>
            <w:sz w:val="28"/>
            <w:szCs w:val="28"/>
          </w:rPr>
          <w:t>:</w:t>
        </w:r>
      </w:ins>
    </w:p>
    <w:p w:rsidR="001A53D4" w:rsidRPr="001A53D4" w:rsidRDefault="00235F8F" w:rsidP="001A53D4">
      <w:pPr>
        <w:shd w:val="clear" w:color="auto" w:fill="F6F6F5"/>
        <w:spacing w:before="75" w:after="75"/>
        <w:ind w:left="720"/>
        <w:jc w:val="both"/>
        <w:rPr>
          <w:ins w:id="33" w:author="Unknown"/>
          <w:rFonts w:ascii="Times New Roman" w:hAnsi="Times New Roman" w:cs="Times New Roman"/>
          <w:color w:val="000000"/>
          <w:sz w:val="28"/>
          <w:szCs w:val="28"/>
        </w:rPr>
      </w:pPr>
      <w:r>
        <w:rPr>
          <w:rFonts w:ascii="Times New Roman" w:hAnsi="Times New Roman" w:cs="Times New Roman"/>
          <w:noProof/>
          <w:color w:val="000000"/>
          <w:sz w:val="28"/>
          <w:szCs w:val="28"/>
          <w:lang w:eastAsia="ja-JP"/>
        </w:rPr>
        <w:drawing>
          <wp:inline distT="0" distB="0" distL="0" distR="0">
            <wp:extent cx="5943600" cy="3183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p w:rsidR="001A53D4" w:rsidRPr="001A53D4" w:rsidRDefault="001A53D4" w:rsidP="001A53D4">
      <w:pPr>
        <w:shd w:val="clear" w:color="auto" w:fill="F6F6F5"/>
        <w:spacing w:before="75" w:after="75"/>
        <w:ind w:left="720"/>
        <w:jc w:val="both"/>
        <w:rPr>
          <w:ins w:id="34" w:author="Unknown"/>
          <w:rFonts w:ascii="Times New Roman" w:hAnsi="Times New Roman" w:cs="Times New Roman"/>
          <w:color w:val="000000"/>
          <w:sz w:val="28"/>
          <w:szCs w:val="28"/>
        </w:rPr>
      </w:pPr>
      <w:proofErr w:type="gramStart"/>
      <w:ins w:id="35" w:author="Unknown">
        <w:r w:rsidRPr="001A53D4">
          <w:rPr>
            <w:rStyle w:val="Strong"/>
            <w:rFonts w:ascii="Times New Roman" w:hAnsi="Times New Roman" w:cs="Times New Roman"/>
            <w:color w:val="000000"/>
            <w:sz w:val="28"/>
            <w:szCs w:val="28"/>
          </w:rPr>
          <w:t>GitHub Desktop</w:t>
        </w:r>
        <w:r w:rsidRPr="001A53D4">
          <w:rPr>
            <w:rFonts w:ascii="Times New Roman" w:hAnsi="Times New Roman" w:cs="Times New Roman"/>
            <w:color w:val="000000"/>
            <w:sz w:val="28"/>
            <w:szCs w:val="28"/>
          </w:rPr>
          <w:t> ngay lập tức nhận biết được các thay đổi tại </w:t>
        </w:r>
        <w:r w:rsidRPr="001A53D4">
          <w:rPr>
            <w:rStyle w:val="Strong"/>
            <w:rFonts w:ascii="Times New Roman" w:hAnsi="Times New Roman" w:cs="Times New Roman"/>
            <w:color w:val="000000"/>
            <w:sz w:val="28"/>
            <w:szCs w:val="28"/>
          </w:rPr>
          <w:t>Local Repository</w:t>
        </w:r>
        <w:r w:rsidRPr="001A53D4">
          <w:rPr>
            <w:rFonts w:ascii="Times New Roman" w:hAnsi="Times New Roman" w:cs="Times New Roman"/>
            <w:color w:val="000000"/>
            <w:sz w:val="28"/>
            <w:szCs w:val="28"/>
          </w:rPr>
          <w:t>.</w:t>
        </w:r>
        <w:proofErr w:type="gramEnd"/>
      </w:ins>
    </w:p>
    <w:p w:rsidR="001A53D4" w:rsidRPr="001A53D4" w:rsidRDefault="00235F8F" w:rsidP="001A53D4">
      <w:pPr>
        <w:shd w:val="clear" w:color="auto" w:fill="F6F6F5"/>
        <w:spacing w:before="75" w:after="75"/>
        <w:ind w:left="720"/>
        <w:jc w:val="both"/>
        <w:rPr>
          <w:ins w:id="36" w:author="Unknown"/>
          <w:rFonts w:ascii="Times New Roman" w:hAnsi="Times New Roman" w:cs="Times New Roman"/>
          <w:color w:val="000000"/>
          <w:sz w:val="28"/>
          <w:szCs w:val="28"/>
        </w:rPr>
      </w:pPr>
      <w:r>
        <w:rPr>
          <w:rFonts w:ascii="Times New Roman" w:hAnsi="Times New Roman" w:cs="Times New Roman"/>
          <w:noProof/>
          <w:color w:val="000000"/>
          <w:sz w:val="28"/>
          <w:szCs w:val="28"/>
          <w:lang w:eastAsia="ja-JP"/>
        </w:rPr>
        <w:lastRenderedPageBreak/>
        <w:drawing>
          <wp:inline distT="0" distB="0" distL="0" distR="0">
            <wp:extent cx="5943600" cy="3724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rsidR="001A53D4" w:rsidRPr="001A53D4" w:rsidRDefault="001A53D4" w:rsidP="001A53D4">
      <w:pPr>
        <w:shd w:val="clear" w:color="auto" w:fill="F6F6F5"/>
        <w:spacing w:before="75" w:after="75"/>
        <w:ind w:left="720"/>
        <w:jc w:val="both"/>
        <w:rPr>
          <w:ins w:id="37" w:author="Unknown"/>
          <w:rFonts w:ascii="Times New Roman" w:hAnsi="Times New Roman" w:cs="Times New Roman"/>
          <w:color w:val="000000"/>
          <w:sz w:val="28"/>
          <w:szCs w:val="28"/>
        </w:rPr>
      </w:pPr>
      <w:proofErr w:type="gramStart"/>
      <w:ins w:id="38" w:author="Unknown">
        <w:r w:rsidRPr="001A53D4">
          <w:rPr>
            <w:rFonts w:ascii="Times New Roman" w:hAnsi="Times New Roman" w:cs="Times New Roman"/>
            <w:color w:val="000000"/>
            <w:sz w:val="28"/>
            <w:szCs w:val="28"/>
          </w:rPr>
          <w:t>Nhập thông tin ghi chú (Comment) và nhấn </w:t>
        </w:r>
        <w:r w:rsidRPr="001A53D4">
          <w:rPr>
            <w:rStyle w:val="Strong"/>
            <w:rFonts w:ascii="Times New Roman" w:hAnsi="Times New Roman" w:cs="Times New Roman"/>
            <w:color w:val="000000"/>
            <w:sz w:val="28"/>
            <w:szCs w:val="28"/>
          </w:rPr>
          <w:t>Commit </w:t>
        </w:r>
        <w:r w:rsidRPr="001A53D4">
          <w:rPr>
            <w:rFonts w:ascii="Times New Roman" w:hAnsi="Times New Roman" w:cs="Times New Roman"/>
            <w:color w:val="000000"/>
            <w:sz w:val="28"/>
            <w:szCs w:val="28"/>
          </w:rPr>
          <w:t>dữ liệu.</w:t>
        </w:r>
        <w:proofErr w:type="gramEnd"/>
      </w:ins>
    </w:p>
    <w:p w:rsidR="001A53D4" w:rsidRPr="001A53D4" w:rsidRDefault="00235F8F" w:rsidP="001A53D4">
      <w:pPr>
        <w:shd w:val="clear" w:color="auto" w:fill="F6F6F5"/>
        <w:spacing w:before="75" w:after="75"/>
        <w:ind w:left="720"/>
        <w:jc w:val="both"/>
        <w:rPr>
          <w:ins w:id="39" w:author="Unknown"/>
          <w:rFonts w:ascii="Times New Roman" w:hAnsi="Times New Roman" w:cs="Times New Roman"/>
          <w:color w:val="000000"/>
          <w:sz w:val="28"/>
          <w:szCs w:val="28"/>
        </w:rPr>
      </w:pPr>
      <w:r>
        <w:rPr>
          <w:rFonts w:ascii="Times New Roman" w:hAnsi="Times New Roman" w:cs="Times New Roman"/>
          <w:noProof/>
          <w:color w:val="000000"/>
          <w:sz w:val="28"/>
          <w:szCs w:val="28"/>
          <w:lang w:eastAsia="ja-JP"/>
        </w:rPr>
        <w:drawing>
          <wp:inline distT="0" distB="0" distL="0" distR="0">
            <wp:extent cx="5943600" cy="4116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116705"/>
                    </a:xfrm>
                    <a:prstGeom prst="rect">
                      <a:avLst/>
                    </a:prstGeom>
                  </pic:spPr>
                </pic:pic>
              </a:graphicData>
            </a:graphic>
          </wp:inline>
        </w:drawing>
      </w:r>
    </w:p>
    <w:p w:rsidR="001A53D4" w:rsidRPr="001A53D4" w:rsidRDefault="00235F8F" w:rsidP="001A53D4">
      <w:pPr>
        <w:shd w:val="clear" w:color="auto" w:fill="F6F6F5"/>
        <w:spacing w:before="75" w:after="75"/>
        <w:ind w:left="720"/>
        <w:jc w:val="both"/>
        <w:rPr>
          <w:ins w:id="40" w:author="Unknown"/>
          <w:rFonts w:ascii="Times New Roman" w:hAnsi="Times New Roman" w:cs="Times New Roman"/>
          <w:color w:val="000000"/>
          <w:sz w:val="28"/>
          <w:szCs w:val="28"/>
        </w:rPr>
      </w:pPr>
      <w:r>
        <w:rPr>
          <w:rFonts w:ascii="Times New Roman" w:hAnsi="Times New Roman" w:cs="Times New Roman"/>
          <w:noProof/>
          <w:color w:val="000000"/>
          <w:sz w:val="28"/>
          <w:szCs w:val="28"/>
          <w:lang w:eastAsia="ja-JP"/>
        </w:rPr>
        <w:lastRenderedPageBreak/>
        <w:drawing>
          <wp:inline distT="0" distB="0" distL="0" distR="0">
            <wp:extent cx="5938063" cy="380047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804019"/>
                    </a:xfrm>
                    <a:prstGeom prst="rect">
                      <a:avLst/>
                    </a:prstGeom>
                  </pic:spPr>
                </pic:pic>
              </a:graphicData>
            </a:graphic>
          </wp:inline>
        </w:drawing>
      </w:r>
    </w:p>
    <w:p w:rsidR="001A53D4" w:rsidRPr="001A53D4" w:rsidRDefault="001A53D4" w:rsidP="001A53D4">
      <w:pPr>
        <w:shd w:val="clear" w:color="auto" w:fill="F6F6F5"/>
        <w:spacing w:before="75" w:after="75"/>
        <w:ind w:left="720"/>
        <w:jc w:val="both"/>
        <w:rPr>
          <w:ins w:id="41"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drawing>
          <wp:inline distT="0" distB="0" distL="0" distR="0" wp14:anchorId="4F80279D" wp14:editId="027C8A01">
            <wp:extent cx="5934075" cy="3171825"/>
            <wp:effectExtent l="0" t="0" r="9525" b="9525"/>
            <wp:docPr id="15" name="Picture 15" descr="https://o7planning.org/vi/10283/cache/images/i/1537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o7planning.org/vi/10283/cache/images/i/1537259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213" cy="3172968"/>
                    </a:xfrm>
                    <a:prstGeom prst="rect">
                      <a:avLst/>
                    </a:prstGeom>
                    <a:noFill/>
                    <a:ln>
                      <a:noFill/>
                    </a:ln>
                  </pic:spPr>
                </pic:pic>
              </a:graphicData>
            </a:graphic>
          </wp:inline>
        </w:drawing>
      </w:r>
      <w:bookmarkStart w:id="42" w:name="_GoBack"/>
      <w:bookmarkEnd w:id="42"/>
    </w:p>
    <w:p w:rsidR="001A53D4" w:rsidRPr="001A53D4" w:rsidRDefault="001A53D4" w:rsidP="001A53D4">
      <w:pPr>
        <w:shd w:val="clear" w:color="auto" w:fill="F6F6F5"/>
        <w:spacing w:before="75" w:after="75"/>
        <w:ind w:left="720"/>
        <w:jc w:val="both"/>
        <w:rPr>
          <w:ins w:id="43" w:author="Unknown"/>
          <w:rFonts w:ascii="Times New Roman" w:hAnsi="Times New Roman" w:cs="Times New Roman"/>
          <w:color w:val="000000"/>
          <w:sz w:val="28"/>
          <w:szCs w:val="28"/>
        </w:rPr>
      </w:pPr>
      <w:ins w:id="44" w:author="Unknown">
        <w:r w:rsidRPr="001A53D4">
          <w:rPr>
            <w:rFonts w:ascii="Times New Roman" w:hAnsi="Times New Roman" w:cs="Times New Roman"/>
            <w:color w:val="000000"/>
            <w:sz w:val="28"/>
            <w:szCs w:val="28"/>
          </w:rPr>
          <w:t>Các file dữ liệu bạn có thể nhìn thấy trên </w:t>
        </w:r>
        <w:r w:rsidRPr="001A53D4">
          <w:rPr>
            <w:rStyle w:val="Strong"/>
            <w:rFonts w:ascii="Times New Roman" w:hAnsi="Times New Roman" w:cs="Times New Roman"/>
            <w:color w:val="000000"/>
            <w:sz w:val="28"/>
            <w:szCs w:val="28"/>
          </w:rPr>
          <w:t>Server</w:t>
        </w:r>
        <w:r w:rsidRPr="001A53D4">
          <w:rPr>
            <w:rFonts w:ascii="Times New Roman" w:hAnsi="Times New Roman" w:cs="Times New Roman"/>
            <w:color w:val="000000"/>
            <w:sz w:val="28"/>
            <w:szCs w:val="28"/>
          </w:rPr>
          <w:t>.</w:t>
        </w:r>
      </w:ins>
    </w:p>
    <w:p w:rsidR="001A53D4" w:rsidRPr="001A53D4" w:rsidRDefault="00235F8F" w:rsidP="001A53D4">
      <w:pPr>
        <w:shd w:val="clear" w:color="auto" w:fill="F6F6F5"/>
        <w:spacing w:before="75" w:after="75"/>
        <w:ind w:left="720"/>
        <w:jc w:val="both"/>
        <w:rPr>
          <w:ins w:id="45" w:author="Unknown"/>
          <w:rFonts w:ascii="Times New Roman" w:hAnsi="Times New Roman" w:cs="Times New Roman"/>
          <w:color w:val="000000"/>
          <w:sz w:val="28"/>
          <w:szCs w:val="28"/>
        </w:rPr>
      </w:pPr>
      <w:r>
        <w:rPr>
          <w:rFonts w:ascii="Times New Roman" w:hAnsi="Times New Roman" w:cs="Times New Roman"/>
          <w:noProof/>
          <w:color w:val="000000"/>
          <w:sz w:val="28"/>
          <w:szCs w:val="28"/>
          <w:lang w:eastAsia="ja-JP"/>
        </w:rPr>
        <w:lastRenderedPageBreak/>
        <w:drawing>
          <wp:inline distT="0" distB="0" distL="0" distR="0">
            <wp:extent cx="5943600" cy="30524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rsidR="00EE2454" w:rsidRPr="001A53D4" w:rsidRDefault="00EE2454" w:rsidP="00EE2454">
      <w:pPr>
        <w:pStyle w:val="ListParagraph"/>
        <w:numPr>
          <w:ilvl w:val="0"/>
          <w:numId w:val="6"/>
        </w:numPr>
        <w:jc w:val="both"/>
        <w:rPr>
          <w:rFonts w:ascii="Times New Roman" w:hAnsi="Times New Roman" w:cs="Times New Roman"/>
          <w:sz w:val="28"/>
          <w:szCs w:val="28"/>
          <w:lang w:val="vi-VN"/>
        </w:rPr>
      </w:pPr>
    </w:p>
    <w:p w:rsidR="007274BB" w:rsidRPr="001A53D4" w:rsidRDefault="0044514F">
      <w:pPr>
        <w:rPr>
          <w:rFonts w:ascii="Times New Roman" w:hAnsi="Times New Roman" w:cs="Times New Roman"/>
          <w:sz w:val="28"/>
          <w:szCs w:val="28"/>
          <w:lang w:val="vi-VN"/>
        </w:rPr>
      </w:pPr>
    </w:p>
    <w:sectPr w:rsidR="007274BB" w:rsidRPr="001A53D4" w:rsidSect="001A53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514F" w:rsidRDefault="0044514F" w:rsidP="0012286A">
      <w:pPr>
        <w:spacing w:after="0" w:line="240" w:lineRule="auto"/>
      </w:pPr>
      <w:r>
        <w:separator/>
      </w:r>
    </w:p>
  </w:endnote>
  <w:endnote w:type="continuationSeparator" w:id="0">
    <w:p w:rsidR="0044514F" w:rsidRDefault="0044514F" w:rsidP="00122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AFF" w:usb1="C000605B" w:usb2="00000029" w:usb3="00000000" w:csb0="000101FF" w:csb1="00000000"/>
  </w:font>
  <w:font w:name="HelveticaNeueLigh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514F" w:rsidRDefault="0044514F" w:rsidP="0012286A">
      <w:pPr>
        <w:spacing w:after="0" w:line="240" w:lineRule="auto"/>
      </w:pPr>
      <w:r>
        <w:separator/>
      </w:r>
    </w:p>
  </w:footnote>
  <w:footnote w:type="continuationSeparator" w:id="0">
    <w:p w:rsidR="0044514F" w:rsidRDefault="0044514F" w:rsidP="001228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E6D9B"/>
    <w:multiLevelType w:val="hybridMultilevel"/>
    <w:tmpl w:val="754675FA"/>
    <w:lvl w:ilvl="0" w:tplc="CED0839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84E30B6"/>
    <w:multiLevelType w:val="multilevel"/>
    <w:tmpl w:val="F3F47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C2A04B4"/>
    <w:multiLevelType w:val="hybridMultilevel"/>
    <w:tmpl w:val="E31C5A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E12221A"/>
    <w:multiLevelType w:val="multilevel"/>
    <w:tmpl w:val="CA7C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513778"/>
    <w:multiLevelType w:val="hybridMultilevel"/>
    <w:tmpl w:val="20D6369E"/>
    <w:lvl w:ilvl="0" w:tplc="FCDAEB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BE0CC9"/>
    <w:multiLevelType w:val="hybridMultilevel"/>
    <w:tmpl w:val="B422026E"/>
    <w:lvl w:ilvl="0" w:tplc="CED0839C">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48ED67C3"/>
    <w:multiLevelType w:val="hybridMultilevel"/>
    <w:tmpl w:val="4912BADC"/>
    <w:lvl w:ilvl="0" w:tplc="384657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3A3D52"/>
    <w:multiLevelType w:val="hybridMultilevel"/>
    <w:tmpl w:val="9B0EE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43B5679"/>
    <w:multiLevelType w:val="hybridMultilevel"/>
    <w:tmpl w:val="FAC62C00"/>
    <w:lvl w:ilvl="0" w:tplc="4AA866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78565958"/>
    <w:multiLevelType w:val="hybridMultilevel"/>
    <w:tmpl w:val="ACA6E5AE"/>
    <w:lvl w:ilvl="0" w:tplc="CED0839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EB82FF0"/>
    <w:multiLevelType w:val="multilevel"/>
    <w:tmpl w:val="84A0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4"/>
  </w:num>
  <w:num w:numId="4">
    <w:abstractNumId w:val="8"/>
  </w:num>
  <w:num w:numId="5">
    <w:abstractNumId w:val="5"/>
  </w:num>
  <w:num w:numId="6">
    <w:abstractNumId w:val="9"/>
  </w:num>
  <w:num w:numId="7">
    <w:abstractNumId w:val="10"/>
  </w:num>
  <w:num w:numId="8">
    <w:abstractNumId w:val="0"/>
  </w:num>
  <w:num w:numId="9">
    <w:abstractNumId w:val="1"/>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1CA"/>
    <w:rsid w:val="0012286A"/>
    <w:rsid w:val="001A53D4"/>
    <w:rsid w:val="001A697C"/>
    <w:rsid w:val="002241A8"/>
    <w:rsid w:val="00235F8F"/>
    <w:rsid w:val="002642A0"/>
    <w:rsid w:val="003A71D5"/>
    <w:rsid w:val="0044514F"/>
    <w:rsid w:val="00480C12"/>
    <w:rsid w:val="006342D0"/>
    <w:rsid w:val="007019F5"/>
    <w:rsid w:val="009B48AF"/>
    <w:rsid w:val="009F1947"/>
    <w:rsid w:val="00AD1A75"/>
    <w:rsid w:val="00C066DA"/>
    <w:rsid w:val="00C611CA"/>
    <w:rsid w:val="00D14D5D"/>
    <w:rsid w:val="00DD06F5"/>
    <w:rsid w:val="00E820FE"/>
    <w:rsid w:val="00ED4773"/>
    <w:rsid w:val="00EE2454"/>
    <w:rsid w:val="00F15810"/>
    <w:rsid w:val="00F26C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A75"/>
    <w:rPr>
      <w:rFonts w:eastAsiaTheme="minorHAnsi"/>
      <w:lang w:eastAsia="en-US"/>
    </w:rPr>
  </w:style>
  <w:style w:type="paragraph" w:styleId="Heading1">
    <w:name w:val="heading 1"/>
    <w:basedOn w:val="Normal"/>
    <w:next w:val="Normal"/>
    <w:link w:val="Heading1Char"/>
    <w:uiPriority w:val="9"/>
    <w:qFormat/>
    <w:rsid w:val="00AD1A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1581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A75"/>
    <w:rPr>
      <w:rFonts w:asciiTheme="majorHAnsi" w:eastAsiaTheme="majorEastAsia" w:hAnsiTheme="majorHAnsi" w:cstheme="majorBidi"/>
      <w:b/>
      <w:bCs/>
      <w:color w:val="365F91" w:themeColor="accent1" w:themeShade="BF"/>
      <w:sz w:val="28"/>
      <w:szCs w:val="28"/>
      <w:lang w:eastAsia="en-US"/>
    </w:rPr>
  </w:style>
  <w:style w:type="paragraph" w:styleId="ListParagraph">
    <w:name w:val="List Paragraph"/>
    <w:basedOn w:val="Normal"/>
    <w:uiPriority w:val="34"/>
    <w:qFormat/>
    <w:rsid w:val="00AD1A75"/>
    <w:pPr>
      <w:ind w:left="720"/>
      <w:contextualSpacing/>
    </w:pPr>
  </w:style>
  <w:style w:type="paragraph" w:styleId="BalloonText">
    <w:name w:val="Balloon Text"/>
    <w:basedOn w:val="Normal"/>
    <w:link w:val="BalloonTextChar"/>
    <w:uiPriority w:val="99"/>
    <w:semiHidden/>
    <w:unhideWhenUsed/>
    <w:rsid w:val="00AD1A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A75"/>
    <w:rPr>
      <w:rFonts w:ascii="Tahoma" w:eastAsiaTheme="minorHAnsi" w:hAnsi="Tahoma" w:cs="Tahoma"/>
      <w:sz w:val="16"/>
      <w:szCs w:val="16"/>
      <w:lang w:eastAsia="en-US"/>
    </w:rPr>
  </w:style>
  <w:style w:type="paragraph" w:styleId="Header">
    <w:name w:val="header"/>
    <w:basedOn w:val="Normal"/>
    <w:link w:val="HeaderChar"/>
    <w:uiPriority w:val="99"/>
    <w:unhideWhenUsed/>
    <w:rsid w:val="001228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86A"/>
    <w:rPr>
      <w:rFonts w:eastAsiaTheme="minorHAnsi"/>
      <w:lang w:eastAsia="en-US"/>
    </w:rPr>
  </w:style>
  <w:style w:type="paragraph" w:styleId="Footer">
    <w:name w:val="footer"/>
    <w:basedOn w:val="Normal"/>
    <w:link w:val="FooterChar"/>
    <w:uiPriority w:val="99"/>
    <w:unhideWhenUsed/>
    <w:rsid w:val="001228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86A"/>
    <w:rPr>
      <w:rFonts w:eastAsiaTheme="minorHAnsi"/>
      <w:lang w:eastAsia="en-US"/>
    </w:rPr>
  </w:style>
  <w:style w:type="character" w:styleId="Strong">
    <w:name w:val="Strong"/>
    <w:basedOn w:val="DefaultParagraphFont"/>
    <w:uiPriority w:val="22"/>
    <w:qFormat/>
    <w:rsid w:val="00EE2454"/>
    <w:rPr>
      <w:b/>
      <w:bCs/>
    </w:rPr>
  </w:style>
  <w:style w:type="character" w:styleId="Hyperlink">
    <w:name w:val="Hyperlink"/>
    <w:basedOn w:val="DefaultParagraphFont"/>
    <w:uiPriority w:val="99"/>
    <w:semiHidden/>
    <w:unhideWhenUsed/>
    <w:rsid w:val="00EE2454"/>
    <w:rPr>
      <w:color w:val="0000FF"/>
      <w:u w:val="single"/>
    </w:rPr>
  </w:style>
  <w:style w:type="character" w:customStyle="1" w:styleId="Heading2Char">
    <w:name w:val="Heading 2 Char"/>
    <w:basedOn w:val="DefaultParagraphFont"/>
    <w:link w:val="Heading2"/>
    <w:uiPriority w:val="9"/>
    <w:semiHidden/>
    <w:rsid w:val="00F15810"/>
    <w:rPr>
      <w:rFonts w:asciiTheme="majorHAnsi" w:eastAsiaTheme="majorEastAsia" w:hAnsiTheme="majorHAnsi" w:cstheme="majorBidi"/>
      <w:b/>
      <w:bCs/>
      <w:color w:val="4F81BD" w:themeColor="accent1"/>
      <w:sz w:val="26"/>
      <w:szCs w:val="2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A75"/>
    <w:rPr>
      <w:rFonts w:eastAsiaTheme="minorHAnsi"/>
      <w:lang w:eastAsia="en-US"/>
    </w:rPr>
  </w:style>
  <w:style w:type="paragraph" w:styleId="Heading1">
    <w:name w:val="heading 1"/>
    <w:basedOn w:val="Normal"/>
    <w:next w:val="Normal"/>
    <w:link w:val="Heading1Char"/>
    <w:uiPriority w:val="9"/>
    <w:qFormat/>
    <w:rsid w:val="00AD1A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1581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A75"/>
    <w:rPr>
      <w:rFonts w:asciiTheme="majorHAnsi" w:eastAsiaTheme="majorEastAsia" w:hAnsiTheme="majorHAnsi" w:cstheme="majorBidi"/>
      <w:b/>
      <w:bCs/>
      <w:color w:val="365F91" w:themeColor="accent1" w:themeShade="BF"/>
      <w:sz w:val="28"/>
      <w:szCs w:val="28"/>
      <w:lang w:eastAsia="en-US"/>
    </w:rPr>
  </w:style>
  <w:style w:type="paragraph" w:styleId="ListParagraph">
    <w:name w:val="List Paragraph"/>
    <w:basedOn w:val="Normal"/>
    <w:uiPriority w:val="34"/>
    <w:qFormat/>
    <w:rsid w:val="00AD1A75"/>
    <w:pPr>
      <w:ind w:left="720"/>
      <w:contextualSpacing/>
    </w:pPr>
  </w:style>
  <w:style w:type="paragraph" w:styleId="BalloonText">
    <w:name w:val="Balloon Text"/>
    <w:basedOn w:val="Normal"/>
    <w:link w:val="BalloonTextChar"/>
    <w:uiPriority w:val="99"/>
    <w:semiHidden/>
    <w:unhideWhenUsed/>
    <w:rsid w:val="00AD1A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A75"/>
    <w:rPr>
      <w:rFonts w:ascii="Tahoma" w:eastAsiaTheme="minorHAnsi" w:hAnsi="Tahoma" w:cs="Tahoma"/>
      <w:sz w:val="16"/>
      <w:szCs w:val="16"/>
      <w:lang w:eastAsia="en-US"/>
    </w:rPr>
  </w:style>
  <w:style w:type="paragraph" w:styleId="Header">
    <w:name w:val="header"/>
    <w:basedOn w:val="Normal"/>
    <w:link w:val="HeaderChar"/>
    <w:uiPriority w:val="99"/>
    <w:unhideWhenUsed/>
    <w:rsid w:val="001228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86A"/>
    <w:rPr>
      <w:rFonts w:eastAsiaTheme="minorHAnsi"/>
      <w:lang w:eastAsia="en-US"/>
    </w:rPr>
  </w:style>
  <w:style w:type="paragraph" w:styleId="Footer">
    <w:name w:val="footer"/>
    <w:basedOn w:val="Normal"/>
    <w:link w:val="FooterChar"/>
    <w:uiPriority w:val="99"/>
    <w:unhideWhenUsed/>
    <w:rsid w:val="001228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86A"/>
    <w:rPr>
      <w:rFonts w:eastAsiaTheme="minorHAnsi"/>
      <w:lang w:eastAsia="en-US"/>
    </w:rPr>
  </w:style>
  <w:style w:type="character" w:styleId="Strong">
    <w:name w:val="Strong"/>
    <w:basedOn w:val="DefaultParagraphFont"/>
    <w:uiPriority w:val="22"/>
    <w:qFormat/>
    <w:rsid w:val="00EE2454"/>
    <w:rPr>
      <w:b/>
      <w:bCs/>
    </w:rPr>
  </w:style>
  <w:style w:type="character" w:styleId="Hyperlink">
    <w:name w:val="Hyperlink"/>
    <w:basedOn w:val="DefaultParagraphFont"/>
    <w:uiPriority w:val="99"/>
    <w:semiHidden/>
    <w:unhideWhenUsed/>
    <w:rsid w:val="00EE2454"/>
    <w:rPr>
      <w:color w:val="0000FF"/>
      <w:u w:val="single"/>
    </w:rPr>
  </w:style>
  <w:style w:type="character" w:customStyle="1" w:styleId="Heading2Char">
    <w:name w:val="Heading 2 Char"/>
    <w:basedOn w:val="DefaultParagraphFont"/>
    <w:link w:val="Heading2"/>
    <w:uiPriority w:val="9"/>
    <w:semiHidden/>
    <w:rsid w:val="00F15810"/>
    <w:rPr>
      <w:rFonts w:asciiTheme="majorHAnsi" w:eastAsiaTheme="majorEastAsia" w:hAnsiTheme="majorHAnsi" w:cstheme="majorBidi"/>
      <w:b/>
      <w:bCs/>
      <w:color w:val="4F81BD" w:themeColor="accent1"/>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723811">
      <w:bodyDiv w:val="1"/>
      <w:marLeft w:val="0"/>
      <w:marRight w:val="0"/>
      <w:marTop w:val="0"/>
      <w:marBottom w:val="0"/>
      <w:divBdr>
        <w:top w:val="none" w:sz="0" w:space="0" w:color="auto"/>
        <w:left w:val="none" w:sz="0" w:space="0" w:color="auto"/>
        <w:bottom w:val="none" w:sz="0" w:space="0" w:color="auto"/>
        <w:right w:val="none" w:sz="0" w:space="0" w:color="auto"/>
      </w:divBdr>
      <w:divsChild>
        <w:div w:id="125896840">
          <w:marLeft w:val="0"/>
          <w:marRight w:val="0"/>
          <w:marTop w:val="0"/>
          <w:marBottom w:val="0"/>
          <w:divBdr>
            <w:top w:val="none" w:sz="0" w:space="0" w:color="auto"/>
            <w:left w:val="none" w:sz="0" w:space="0" w:color="auto"/>
            <w:bottom w:val="none" w:sz="0" w:space="0" w:color="auto"/>
            <w:right w:val="none" w:sz="0" w:space="0" w:color="auto"/>
          </w:divBdr>
        </w:div>
        <w:div w:id="1350720906">
          <w:marLeft w:val="0"/>
          <w:marRight w:val="0"/>
          <w:marTop w:val="0"/>
          <w:marBottom w:val="0"/>
          <w:divBdr>
            <w:top w:val="none" w:sz="0" w:space="0" w:color="auto"/>
            <w:left w:val="none" w:sz="0" w:space="0" w:color="auto"/>
            <w:bottom w:val="none" w:sz="0" w:space="0" w:color="auto"/>
            <w:right w:val="none" w:sz="0" w:space="0" w:color="auto"/>
          </w:divBdr>
        </w:div>
        <w:div w:id="1643926381">
          <w:marLeft w:val="0"/>
          <w:marRight w:val="0"/>
          <w:marTop w:val="0"/>
          <w:marBottom w:val="0"/>
          <w:divBdr>
            <w:top w:val="none" w:sz="0" w:space="0" w:color="auto"/>
            <w:left w:val="none" w:sz="0" w:space="0" w:color="auto"/>
            <w:bottom w:val="none" w:sz="0" w:space="0" w:color="auto"/>
            <w:right w:val="none" w:sz="0" w:space="0" w:color="auto"/>
          </w:divBdr>
        </w:div>
        <w:div w:id="471601332">
          <w:marLeft w:val="0"/>
          <w:marRight w:val="75"/>
          <w:marTop w:val="150"/>
          <w:marBottom w:val="150"/>
          <w:divBdr>
            <w:top w:val="none" w:sz="0" w:space="0" w:color="auto"/>
            <w:left w:val="none" w:sz="0" w:space="0" w:color="auto"/>
            <w:bottom w:val="none" w:sz="0" w:space="0" w:color="auto"/>
            <w:right w:val="none" w:sz="0" w:space="0" w:color="auto"/>
          </w:divBdr>
        </w:div>
        <w:div w:id="1504779580">
          <w:marLeft w:val="0"/>
          <w:marRight w:val="0"/>
          <w:marTop w:val="0"/>
          <w:marBottom w:val="0"/>
          <w:divBdr>
            <w:top w:val="none" w:sz="0" w:space="0" w:color="auto"/>
            <w:left w:val="none" w:sz="0" w:space="0" w:color="auto"/>
            <w:bottom w:val="none" w:sz="0" w:space="0" w:color="auto"/>
            <w:right w:val="none" w:sz="0" w:space="0" w:color="auto"/>
          </w:divBdr>
        </w:div>
        <w:div w:id="440807847">
          <w:marLeft w:val="0"/>
          <w:marRight w:val="75"/>
          <w:marTop w:val="150"/>
          <w:marBottom w:val="150"/>
          <w:divBdr>
            <w:top w:val="none" w:sz="0" w:space="0" w:color="auto"/>
            <w:left w:val="none" w:sz="0" w:space="0" w:color="auto"/>
            <w:bottom w:val="none" w:sz="0" w:space="0" w:color="auto"/>
            <w:right w:val="none" w:sz="0" w:space="0" w:color="auto"/>
          </w:divBdr>
        </w:div>
        <w:div w:id="2054035014">
          <w:marLeft w:val="0"/>
          <w:marRight w:val="0"/>
          <w:marTop w:val="0"/>
          <w:marBottom w:val="0"/>
          <w:divBdr>
            <w:top w:val="none" w:sz="0" w:space="0" w:color="auto"/>
            <w:left w:val="none" w:sz="0" w:space="0" w:color="auto"/>
            <w:bottom w:val="none" w:sz="0" w:space="0" w:color="auto"/>
            <w:right w:val="none" w:sz="0" w:space="0" w:color="auto"/>
          </w:divBdr>
        </w:div>
        <w:div w:id="82800638">
          <w:marLeft w:val="0"/>
          <w:marRight w:val="0"/>
          <w:marTop w:val="0"/>
          <w:marBottom w:val="0"/>
          <w:divBdr>
            <w:top w:val="none" w:sz="0" w:space="0" w:color="auto"/>
            <w:left w:val="none" w:sz="0" w:space="0" w:color="auto"/>
            <w:bottom w:val="none" w:sz="0" w:space="0" w:color="auto"/>
            <w:right w:val="none" w:sz="0" w:space="0" w:color="auto"/>
          </w:divBdr>
        </w:div>
        <w:div w:id="9649289">
          <w:marLeft w:val="0"/>
          <w:marRight w:val="75"/>
          <w:marTop w:val="150"/>
          <w:marBottom w:val="150"/>
          <w:divBdr>
            <w:top w:val="none" w:sz="0" w:space="0" w:color="auto"/>
            <w:left w:val="none" w:sz="0" w:space="0" w:color="auto"/>
            <w:bottom w:val="none" w:sz="0" w:space="0" w:color="auto"/>
            <w:right w:val="none" w:sz="0" w:space="0" w:color="auto"/>
          </w:divBdr>
        </w:div>
        <w:div w:id="1869756361">
          <w:marLeft w:val="0"/>
          <w:marRight w:val="75"/>
          <w:marTop w:val="150"/>
          <w:marBottom w:val="150"/>
          <w:divBdr>
            <w:top w:val="none" w:sz="0" w:space="0" w:color="auto"/>
            <w:left w:val="none" w:sz="0" w:space="0" w:color="auto"/>
            <w:bottom w:val="none" w:sz="0" w:space="0" w:color="auto"/>
            <w:right w:val="none" w:sz="0" w:space="0" w:color="auto"/>
          </w:divBdr>
        </w:div>
        <w:div w:id="902905887">
          <w:marLeft w:val="0"/>
          <w:marRight w:val="0"/>
          <w:marTop w:val="0"/>
          <w:marBottom w:val="0"/>
          <w:divBdr>
            <w:top w:val="none" w:sz="0" w:space="0" w:color="auto"/>
            <w:left w:val="none" w:sz="0" w:space="0" w:color="auto"/>
            <w:bottom w:val="none" w:sz="0" w:space="0" w:color="auto"/>
            <w:right w:val="none" w:sz="0" w:space="0" w:color="auto"/>
          </w:divBdr>
        </w:div>
        <w:div w:id="89785859">
          <w:marLeft w:val="0"/>
          <w:marRight w:val="75"/>
          <w:marTop w:val="150"/>
          <w:marBottom w:val="150"/>
          <w:divBdr>
            <w:top w:val="none" w:sz="0" w:space="0" w:color="auto"/>
            <w:left w:val="none" w:sz="0" w:space="0" w:color="auto"/>
            <w:bottom w:val="none" w:sz="0" w:space="0" w:color="auto"/>
            <w:right w:val="none" w:sz="0" w:space="0" w:color="auto"/>
          </w:divBdr>
        </w:div>
        <w:div w:id="695080402">
          <w:marLeft w:val="0"/>
          <w:marRight w:val="75"/>
          <w:marTop w:val="150"/>
          <w:marBottom w:val="150"/>
          <w:divBdr>
            <w:top w:val="none" w:sz="0" w:space="0" w:color="auto"/>
            <w:left w:val="none" w:sz="0" w:space="0" w:color="auto"/>
            <w:bottom w:val="none" w:sz="0" w:space="0" w:color="auto"/>
            <w:right w:val="none" w:sz="0" w:space="0" w:color="auto"/>
          </w:divBdr>
        </w:div>
        <w:div w:id="536551859">
          <w:marLeft w:val="0"/>
          <w:marRight w:val="75"/>
          <w:marTop w:val="150"/>
          <w:marBottom w:val="150"/>
          <w:divBdr>
            <w:top w:val="none" w:sz="0" w:space="0" w:color="auto"/>
            <w:left w:val="none" w:sz="0" w:space="0" w:color="auto"/>
            <w:bottom w:val="none" w:sz="0" w:space="0" w:color="auto"/>
            <w:right w:val="none" w:sz="0" w:space="0" w:color="auto"/>
          </w:divBdr>
        </w:div>
        <w:div w:id="1809205329">
          <w:marLeft w:val="0"/>
          <w:marRight w:val="75"/>
          <w:marTop w:val="150"/>
          <w:marBottom w:val="150"/>
          <w:divBdr>
            <w:top w:val="none" w:sz="0" w:space="0" w:color="auto"/>
            <w:left w:val="none" w:sz="0" w:space="0" w:color="auto"/>
            <w:bottom w:val="none" w:sz="0" w:space="0" w:color="auto"/>
            <w:right w:val="none" w:sz="0" w:space="0" w:color="auto"/>
          </w:divBdr>
        </w:div>
        <w:div w:id="1749307548">
          <w:marLeft w:val="0"/>
          <w:marRight w:val="75"/>
          <w:marTop w:val="150"/>
          <w:marBottom w:val="150"/>
          <w:divBdr>
            <w:top w:val="none" w:sz="0" w:space="0" w:color="auto"/>
            <w:left w:val="none" w:sz="0" w:space="0" w:color="auto"/>
            <w:bottom w:val="none" w:sz="0" w:space="0" w:color="auto"/>
            <w:right w:val="none" w:sz="0" w:space="0" w:color="auto"/>
          </w:divBdr>
        </w:div>
        <w:div w:id="112408133">
          <w:marLeft w:val="0"/>
          <w:marRight w:val="0"/>
          <w:marTop w:val="0"/>
          <w:marBottom w:val="0"/>
          <w:divBdr>
            <w:top w:val="none" w:sz="0" w:space="0" w:color="auto"/>
            <w:left w:val="none" w:sz="0" w:space="0" w:color="auto"/>
            <w:bottom w:val="none" w:sz="0" w:space="0" w:color="auto"/>
            <w:right w:val="none" w:sz="0" w:space="0" w:color="auto"/>
          </w:divBdr>
        </w:div>
      </w:divsChild>
    </w:div>
    <w:div w:id="483934174">
      <w:bodyDiv w:val="1"/>
      <w:marLeft w:val="0"/>
      <w:marRight w:val="0"/>
      <w:marTop w:val="0"/>
      <w:marBottom w:val="0"/>
      <w:divBdr>
        <w:top w:val="none" w:sz="0" w:space="0" w:color="auto"/>
        <w:left w:val="none" w:sz="0" w:space="0" w:color="auto"/>
        <w:bottom w:val="none" w:sz="0" w:space="0" w:color="auto"/>
        <w:right w:val="none" w:sz="0" w:space="0" w:color="auto"/>
      </w:divBdr>
      <w:divsChild>
        <w:div w:id="749546340">
          <w:marLeft w:val="0"/>
          <w:marRight w:val="0"/>
          <w:marTop w:val="0"/>
          <w:marBottom w:val="0"/>
          <w:divBdr>
            <w:top w:val="none" w:sz="0" w:space="0" w:color="auto"/>
            <w:left w:val="none" w:sz="0" w:space="0" w:color="auto"/>
            <w:bottom w:val="none" w:sz="0" w:space="0" w:color="auto"/>
            <w:right w:val="none" w:sz="0" w:space="0" w:color="auto"/>
          </w:divBdr>
        </w:div>
        <w:div w:id="1124537203">
          <w:marLeft w:val="0"/>
          <w:marRight w:val="0"/>
          <w:marTop w:val="0"/>
          <w:marBottom w:val="0"/>
          <w:divBdr>
            <w:top w:val="none" w:sz="0" w:space="0" w:color="auto"/>
            <w:left w:val="none" w:sz="0" w:space="0" w:color="auto"/>
            <w:bottom w:val="none" w:sz="0" w:space="0" w:color="auto"/>
            <w:right w:val="none" w:sz="0" w:space="0" w:color="auto"/>
          </w:divBdr>
        </w:div>
        <w:div w:id="164441275">
          <w:marLeft w:val="0"/>
          <w:marRight w:val="0"/>
          <w:marTop w:val="0"/>
          <w:marBottom w:val="0"/>
          <w:divBdr>
            <w:top w:val="none" w:sz="0" w:space="0" w:color="auto"/>
            <w:left w:val="none" w:sz="0" w:space="0" w:color="auto"/>
            <w:bottom w:val="none" w:sz="0" w:space="0" w:color="auto"/>
            <w:right w:val="none" w:sz="0" w:space="0" w:color="auto"/>
          </w:divBdr>
        </w:div>
        <w:div w:id="498471110">
          <w:marLeft w:val="0"/>
          <w:marRight w:val="75"/>
          <w:marTop w:val="150"/>
          <w:marBottom w:val="150"/>
          <w:divBdr>
            <w:top w:val="none" w:sz="0" w:space="0" w:color="auto"/>
            <w:left w:val="none" w:sz="0" w:space="0" w:color="auto"/>
            <w:bottom w:val="none" w:sz="0" w:space="0" w:color="auto"/>
            <w:right w:val="none" w:sz="0" w:space="0" w:color="auto"/>
          </w:divBdr>
        </w:div>
        <w:div w:id="41828683">
          <w:marLeft w:val="0"/>
          <w:marRight w:val="75"/>
          <w:marTop w:val="150"/>
          <w:marBottom w:val="150"/>
          <w:divBdr>
            <w:top w:val="none" w:sz="0" w:space="0" w:color="auto"/>
            <w:left w:val="none" w:sz="0" w:space="0" w:color="auto"/>
            <w:bottom w:val="none" w:sz="0" w:space="0" w:color="auto"/>
            <w:right w:val="none" w:sz="0" w:space="0" w:color="auto"/>
          </w:divBdr>
        </w:div>
        <w:div w:id="53553489">
          <w:marLeft w:val="0"/>
          <w:marRight w:val="0"/>
          <w:marTop w:val="0"/>
          <w:marBottom w:val="0"/>
          <w:divBdr>
            <w:top w:val="none" w:sz="0" w:space="0" w:color="auto"/>
            <w:left w:val="none" w:sz="0" w:space="0" w:color="auto"/>
            <w:bottom w:val="none" w:sz="0" w:space="0" w:color="auto"/>
            <w:right w:val="none" w:sz="0" w:space="0" w:color="auto"/>
          </w:divBdr>
        </w:div>
        <w:div w:id="625309406">
          <w:marLeft w:val="0"/>
          <w:marRight w:val="75"/>
          <w:marTop w:val="150"/>
          <w:marBottom w:val="150"/>
          <w:divBdr>
            <w:top w:val="none" w:sz="0" w:space="0" w:color="auto"/>
            <w:left w:val="none" w:sz="0" w:space="0" w:color="auto"/>
            <w:bottom w:val="none" w:sz="0" w:space="0" w:color="auto"/>
            <w:right w:val="none" w:sz="0" w:space="0" w:color="auto"/>
          </w:divBdr>
        </w:div>
        <w:div w:id="1409810682">
          <w:marLeft w:val="0"/>
          <w:marRight w:val="0"/>
          <w:marTop w:val="0"/>
          <w:marBottom w:val="0"/>
          <w:divBdr>
            <w:top w:val="none" w:sz="0" w:space="0" w:color="auto"/>
            <w:left w:val="none" w:sz="0" w:space="0" w:color="auto"/>
            <w:bottom w:val="none" w:sz="0" w:space="0" w:color="auto"/>
            <w:right w:val="none" w:sz="0" w:space="0" w:color="auto"/>
          </w:divBdr>
        </w:div>
        <w:div w:id="207887309">
          <w:marLeft w:val="0"/>
          <w:marRight w:val="75"/>
          <w:marTop w:val="150"/>
          <w:marBottom w:val="150"/>
          <w:divBdr>
            <w:top w:val="none" w:sz="0" w:space="0" w:color="auto"/>
            <w:left w:val="none" w:sz="0" w:space="0" w:color="auto"/>
            <w:bottom w:val="none" w:sz="0" w:space="0" w:color="auto"/>
            <w:right w:val="none" w:sz="0" w:space="0" w:color="auto"/>
          </w:divBdr>
        </w:div>
        <w:div w:id="573202414">
          <w:marLeft w:val="0"/>
          <w:marRight w:val="75"/>
          <w:marTop w:val="150"/>
          <w:marBottom w:val="150"/>
          <w:divBdr>
            <w:top w:val="none" w:sz="0" w:space="0" w:color="auto"/>
            <w:left w:val="none" w:sz="0" w:space="0" w:color="auto"/>
            <w:bottom w:val="none" w:sz="0" w:space="0" w:color="auto"/>
            <w:right w:val="none" w:sz="0" w:space="0" w:color="auto"/>
          </w:divBdr>
        </w:div>
        <w:div w:id="1647199107">
          <w:marLeft w:val="0"/>
          <w:marRight w:val="0"/>
          <w:marTop w:val="0"/>
          <w:marBottom w:val="0"/>
          <w:divBdr>
            <w:top w:val="none" w:sz="0" w:space="0" w:color="auto"/>
            <w:left w:val="none" w:sz="0" w:space="0" w:color="auto"/>
            <w:bottom w:val="none" w:sz="0" w:space="0" w:color="auto"/>
            <w:right w:val="none" w:sz="0" w:space="0" w:color="auto"/>
          </w:divBdr>
        </w:div>
        <w:div w:id="430316309">
          <w:marLeft w:val="0"/>
          <w:marRight w:val="75"/>
          <w:marTop w:val="150"/>
          <w:marBottom w:val="150"/>
          <w:divBdr>
            <w:top w:val="none" w:sz="0" w:space="0" w:color="auto"/>
            <w:left w:val="none" w:sz="0" w:space="0" w:color="auto"/>
            <w:bottom w:val="none" w:sz="0" w:space="0" w:color="auto"/>
            <w:right w:val="none" w:sz="0" w:space="0" w:color="auto"/>
          </w:divBdr>
        </w:div>
        <w:div w:id="294877305">
          <w:marLeft w:val="0"/>
          <w:marRight w:val="0"/>
          <w:marTop w:val="0"/>
          <w:marBottom w:val="0"/>
          <w:divBdr>
            <w:top w:val="none" w:sz="0" w:space="0" w:color="auto"/>
            <w:left w:val="none" w:sz="0" w:space="0" w:color="auto"/>
            <w:bottom w:val="none" w:sz="0" w:space="0" w:color="auto"/>
            <w:right w:val="none" w:sz="0" w:space="0" w:color="auto"/>
          </w:divBdr>
        </w:div>
        <w:div w:id="2011518684">
          <w:marLeft w:val="0"/>
          <w:marRight w:val="75"/>
          <w:marTop w:val="150"/>
          <w:marBottom w:val="150"/>
          <w:divBdr>
            <w:top w:val="none" w:sz="0" w:space="0" w:color="auto"/>
            <w:left w:val="none" w:sz="0" w:space="0" w:color="auto"/>
            <w:bottom w:val="none" w:sz="0" w:space="0" w:color="auto"/>
            <w:right w:val="none" w:sz="0" w:space="0" w:color="auto"/>
          </w:divBdr>
        </w:div>
        <w:div w:id="1748841628">
          <w:marLeft w:val="0"/>
          <w:marRight w:val="0"/>
          <w:marTop w:val="0"/>
          <w:marBottom w:val="0"/>
          <w:divBdr>
            <w:top w:val="none" w:sz="0" w:space="0" w:color="auto"/>
            <w:left w:val="none" w:sz="0" w:space="0" w:color="auto"/>
            <w:bottom w:val="none" w:sz="0" w:space="0" w:color="auto"/>
            <w:right w:val="none" w:sz="0" w:space="0" w:color="auto"/>
          </w:divBdr>
        </w:div>
        <w:div w:id="1311330274">
          <w:marLeft w:val="0"/>
          <w:marRight w:val="75"/>
          <w:marTop w:val="150"/>
          <w:marBottom w:val="150"/>
          <w:divBdr>
            <w:top w:val="none" w:sz="0" w:space="0" w:color="auto"/>
            <w:left w:val="none" w:sz="0" w:space="0" w:color="auto"/>
            <w:bottom w:val="none" w:sz="0" w:space="0" w:color="auto"/>
            <w:right w:val="none" w:sz="0" w:space="0" w:color="auto"/>
          </w:divBdr>
        </w:div>
        <w:div w:id="632096013">
          <w:marLeft w:val="0"/>
          <w:marRight w:val="75"/>
          <w:marTop w:val="150"/>
          <w:marBottom w:val="150"/>
          <w:divBdr>
            <w:top w:val="none" w:sz="0" w:space="0" w:color="auto"/>
            <w:left w:val="none" w:sz="0" w:space="0" w:color="auto"/>
            <w:bottom w:val="none" w:sz="0" w:space="0" w:color="auto"/>
            <w:right w:val="none" w:sz="0" w:space="0" w:color="auto"/>
          </w:divBdr>
        </w:div>
        <w:div w:id="1117875326">
          <w:marLeft w:val="0"/>
          <w:marRight w:val="75"/>
          <w:marTop w:val="150"/>
          <w:marBottom w:val="150"/>
          <w:divBdr>
            <w:top w:val="none" w:sz="0" w:space="0" w:color="auto"/>
            <w:left w:val="none" w:sz="0" w:space="0" w:color="auto"/>
            <w:bottom w:val="none" w:sz="0" w:space="0" w:color="auto"/>
            <w:right w:val="none" w:sz="0" w:space="0" w:color="auto"/>
          </w:divBdr>
        </w:div>
        <w:div w:id="1073504953">
          <w:marLeft w:val="0"/>
          <w:marRight w:val="0"/>
          <w:marTop w:val="0"/>
          <w:marBottom w:val="0"/>
          <w:divBdr>
            <w:top w:val="none" w:sz="0" w:space="0" w:color="auto"/>
            <w:left w:val="none" w:sz="0" w:space="0" w:color="auto"/>
            <w:bottom w:val="none" w:sz="0" w:space="0" w:color="auto"/>
            <w:right w:val="none" w:sz="0" w:space="0" w:color="auto"/>
          </w:divBdr>
        </w:div>
        <w:div w:id="2090105922">
          <w:marLeft w:val="0"/>
          <w:marRight w:val="75"/>
          <w:marTop w:val="150"/>
          <w:marBottom w:val="150"/>
          <w:divBdr>
            <w:top w:val="none" w:sz="0" w:space="0" w:color="auto"/>
            <w:left w:val="none" w:sz="0" w:space="0" w:color="auto"/>
            <w:bottom w:val="none" w:sz="0" w:space="0" w:color="auto"/>
            <w:right w:val="none" w:sz="0" w:space="0" w:color="auto"/>
          </w:divBdr>
        </w:div>
      </w:divsChild>
    </w:div>
    <w:div w:id="867177753">
      <w:bodyDiv w:val="1"/>
      <w:marLeft w:val="0"/>
      <w:marRight w:val="0"/>
      <w:marTop w:val="0"/>
      <w:marBottom w:val="0"/>
      <w:divBdr>
        <w:top w:val="none" w:sz="0" w:space="0" w:color="auto"/>
        <w:left w:val="none" w:sz="0" w:space="0" w:color="auto"/>
        <w:bottom w:val="none" w:sz="0" w:space="0" w:color="auto"/>
        <w:right w:val="none" w:sz="0" w:space="0" w:color="auto"/>
      </w:divBdr>
      <w:divsChild>
        <w:div w:id="1420787506">
          <w:marLeft w:val="0"/>
          <w:marRight w:val="0"/>
          <w:marTop w:val="0"/>
          <w:marBottom w:val="0"/>
          <w:divBdr>
            <w:top w:val="none" w:sz="0" w:space="0" w:color="auto"/>
            <w:left w:val="none" w:sz="0" w:space="0" w:color="auto"/>
            <w:bottom w:val="none" w:sz="0" w:space="0" w:color="auto"/>
            <w:right w:val="none" w:sz="0" w:space="0" w:color="auto"/>
          </w:divBdr>
        </w:div>
        <w:div w:id="1512724501">
          <w:marLeft w:val="0"/>
          <w:marRight w:val="75"/>
          <w:marTop w:val="150"/>
          <w:marBottom w:val="150"/>
          <w:divBdr>
            <w:top w:val="none" w:sz="0" w:space="0" w:color="auto"/>
            <w:left w:val="none" w:sz="0" w:space="0" w:color="auto"/>
            <w:bottom w:val="none" w:sz="0" w:space="0" w:color="auto"/>
            <w:right w:val="none" w:sz="0" w:space="0" w:color="auto"/>
          </w:divBdr>
        </w:div>
        <w:div w:id="1296957747">
          <w:marLeft w:val="0"/>
          <w:marRight w:val="75"/>
          <w:marTop w:val="150"/>
          <w:marBottom w:val="150"/>
          <w:divBdr>
            <w:top w:val="none" w:sz="0" w:space="0" w:color="auto"/>
            <w:left w:val="none" w:sz="0" w:space="0" w:color="auto"/>
            <w:bottom w:val="none" w:sz="0" w:space="0" w:color="auto"/>
            <w:right w:val="none" w:sz="0" w:space="0" w:color="auto"/>
          </w:divBdr>
        </w:div>
        <w:div w:id="316349739">
          <w:marLeft w:val="0"/>
          <w:marRight w:val="0"/>
          <w:marTop w:val="0"/>
          <w:marBottom w:val="0"/>
          <w:divBdr>
            <w:top w:val="none" w:sz="0" w:space="0" w:color="auto"/>
            <w:left w:val="none" w:sz="0" w:space="0" w:color="auto"/>
            <w:bottom w:val="none" w:sz="0" w:space="0" w:color="auto"/>
            <w:right w:val="none" w:sz="0" w:space="0" w:color="auto"/>
          </w:divBdr>
        </w:div>
        <w:div w:id="206187484">
          <w:marLeft w:val="0"/>
          <w:marRight w:val="75"/>
          <w:marTop w:val="150"/>
          <w:marBottom w:val="150"/>
          <w:divBdr>
            <w:top w:val="none" w:sz="0" w:space="0" w:color="auto"/>
            <w:left w:val="none" w:sz="0" w:space="0" w:color="auto"/>
            <w:bottom w:val="none" w:sz="0" w:space="0" w:color="auto"/>
            <w:right w:val="none" w:sz="0" w:space="0" w:color="auto"/>
          </w:divBdr>
        </w:div>
      </w:divsChild>
    </w:div>
    <w:div w:id="1579511305">
      <w:bodyDiv w:val="1"/>
      <w:marLeft w:val="0"/>
      <w:marRight w:val="0"/>
      <w:marTop w:val="0"/>
      <w:marBottom w:val="0"/>
      <w:divBdr>
        <w:top w:val="none" w:sz="0" w:space="0" w:color="auto"/>
        <w:left w:val="none" w:sz="0" w:space="0" w:color="auto"/>
        <w:bottom w:val="none" w:sz="0" w:space="0" w:color="auto"/>
        <w:right w:val="none" w:sz="0" w:space="0" w:color="auto"/>
      </w:divBdr>
      <w:divsChild>
        <w:div w:id="1463037635">
          <w:marLeft w:val="0"/>
          <w:marRight w:val="0"/>
          <w:marTop w:val="0"/>
          <w:marBottom w:val="0"/>
          <w:divBdr>
            <w:top w:val="none" w:sz="0" w:space="0" w:color="auto"/>
            <w:left w:val="none" w:sz="0" w:space="0" w:color="auto"/>
            <w:bottom w:val="none" w:sz="0" w:space="0" w:color="auto"/>
            <w:right w:val="none" w:sz="0" w:space="0" w:color="auto"/>
          </w:divBdr>
        </w:div>
        <w:div w:id="502548468">
          <w:marLeft w:val="0"/>
          <w:marRight w:val="0"/>
          <w:marTop w:val="0"/>
          <w:marBottom w:val="0"/>
          <w:divBdr>
            <w:top w:val="none" w:sz="0" w:space="0" w:color="auto"/>
            <w:left w:val="none" w:sz="0" w:space="0" w:color="auto"/>
            <w:bottom w:val="none" w:sz="0" w:space="0" w:color="auto"/>
            <w:right w:val="none" w:sz="0" w:space="0" w:color="auto"/>
          </w:divBdr>
        </w:div>
        <w:div w:id="29037906">
          <w:marLeft w:val="0"/>
          <w:marRight w:val="75"/>
          <w:marTop w:val="150"/>
          <w:marBottom w:val="150"/>
          <w:divBdr>
            <w:top w:val="none" w:sz="0" w:space="0" w:color="auto"/>
            <w:left w:val="none" w:sz="0" w:space="0" w:color="auto"/>
            <w:bottom w:val="none" w:sz="0" w:space="0" w:color="auto"/>
            <w:right w:val="none" w:sz="0" w:space="0" w:color="auto"/>
          </w:divBdr>
        </w:div>
        <w:div w:id="1859393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esktop.github.com/"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hub.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228</TotalTime>
  <Pages>13</Pages>
  <Words>480</Words>
  <Characters>2741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2018-02-02T07:55:00Z</dcterms:created>
  <dcterms:modified xsi:type="dcterms:W3CDTF">2018-02-07T03:14:00Z</dcterms:modified>
</cp:coreProperties>
</file>